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15DFAA" w14:textId="121F1F45" w:rsidR="00843452" w:rsidRPr="00DD768A" w:rsidRDefault="00BD75C7" w:rsidP="007036EF">
      <w:pPr>
        <w:spacing w:line="240" w:lineRule="exact"/>
        <w:ind w:firstLine="720"/>
        <w:contextualSpacing/>
        <w:jc w:val="both"/>
        <w:rPr>
          <w:rFonts w:ascii="Times New Roman" w:hAnsi="Times New Roman" w:cs="Times New Roman"/>
          <w:spacing w:val="-2"/>
        </w:rPr>
      </w:pPr>
      <w:r w:rsidRPr="00DD768A">
        <w:rPr>
          <w:rFonts w:ascii="Times New Roman" w:hAnsi="Times New Roman" w:cs="Times New Roman"/>
          <w:spacing w:val="-2"/>
        </w:rPr>
        <w:t xml:space="preserve"> </w:t>
      </w:r>
      <w:r w:rsidR="00843452" w:rsidRPr="00DD768A">
        <w:rPr>
          <w:rFonts w:ascii="Times New Roman" w:hAnsi="Times New Roman" w:cs="Times New Roman"/>
          <w:spacing w:val="-2"/>
        </w:rPr>
        <w:t xml:space="preserve">Causal perception—or the capacity to </w:t>
      </w:r>
      <w:commentRangeStart w:id="0"/>
      <w:r w:rsidR="00843452" w:rsidRPr="00DD768A">
        <w:rPr>
          <w:rFonts w:ascii="Times New Roman" w:hAnsi="Times New Roman" w:cs="Times New Roman"/>
          <w:spacing w:val="-2"/>
        </w:rPr>
        <w:t xml:space="preserve">“see” </w:t>
      </w:r>
      <w:commentRangeEnd w:id="0"/>
      <w:r w:rsidR="00940CA4">
        <w:rPr>
          <w:rStyle w:val="CommentReference"/>
        </w:rPr>
        <w:commentReference w:id="0"/>
      </w:r>
      <w:r w:rsidR="00843452" w:rsidRPr="00DD768A">
        <w:rPr>
          <w:rFonts w:ascii="Times New Roman" w:hAnsi="Times New Roman" w:cs="Times New Roman"/>
          <w:spacing w:val="-2"/>
        </w:rPr>
        <w:t xml:space="preserve">agent-patient relations between objects and entities—is a key cognitive ability. This capacity not only enables human beings to determine which objects and entities are causally efficacious and which object and entities are causally </w:t>
      </w:r>
      <w:r w:rsidR="00CC1131" w:rsidRPr="00DD768A">
        <w:rPr>
          <w:rFonts w:ascii="Times New Roman" w:hAnsi="Times New Roman" w:cs="Times New Roman"/>
          <w:spacing w:val="-2"/>
        </w:rPr>
        <w:t>inefficacious,</w:t>
      </w:r>
      <w:r w:rsidR="00843452" w:rsidRPr="00DD768A">
        <w:rPr>
          <w:rFonts w:ascii="Times New Roman" w:hAnsi="Times New Roman" w:cs="Times New Roman"/>
          <w:spacing w:val="-2"/>
        </w:rPr>
        <w:t xml:space="preserve"> but it is ultimately an ability that enables human beings to understand how the </w:t>
      </w:r>
      <w:commentRangeStart w:id="1"/>
      <w:r w:rsidR="00843452" w:rsidRPr="00DD768A">
        <w:rPr>
          <w:rFonts w:ascii="Times New Roman" w:hAnsi="Times New Roman" w:cs="Times New Roman"/>
          <w:spacing w:val="-2"/>
        </w:rPr>
        <w:t>world</w:t>
      </w:r>
      <w:commentRangeEnd w:id="1"/>
      <w:r w:rsidR="00940CA4">
        <w:rPr>
          <w:rStyle w:val="CommentReference"/>
        </w:rPr>
        <w:commentReference w:id="1"/>
      </w:r>
      <w:r w:rsidR="00843452" w:rsidRPr="00DD768A">
        <w:rPr>
          <w:rFonts w:ascii="Times New Roman" w:hAnsi="Times New Roman" w:cs="Times New Roman"/>
          <w:spacing w:val="-2"/>
        </w:rPr>
        <w:t xml:space="preserve"> works and how to navigate it. </w:t>
      </w:r>
    </w:p>
    <w:p w14:paraId="1045C0D9" w14:textId="4CAEEC36" w:rsidR="0001720C" w:rsidRPr="00DD768A" w:rsidRDefault="00837A49" w:rsidP="009B3ECE">
      <w:pPr>
        <w:spacing w:line="240" w:lineRule="exact"/>
        <w:ind w:firstLine="720"/>
        <w:contextualSpacing/>
        <w:jc w:val="both"/>
        <w:rPr>
          <w:rFonts w:ascii="Times New Roman" w:hAnsi="Times New Roman" w:cs="Times New Roman"/>
          <w:spacing w:val="-2"/>
        </w:rPr>
      </w:pPr>
      <w:r w:rsidRPr="00DD768A">
        <w:rPr>
          <w:rFonts w:ascii="Times New Roman" w:hAnsi="Times New Roman" w:cs="Times New Roman"/>
          <w:spacing w:val="-2"/>
        </w:rPr>
        <w:t xml:space="preserve">There is now considerable evidence that the ability to perceive causal relations emerges </w:t>
      </w:r>
      <w:commentRangeStart w:id="2"/>
      <w:r w:rsidRPr="00DD768A">
        <w:rPr>
          <w:rFonts w:ascii="Times New Roman" w:hAnsi="Times New Roman" w:cs="Times New Roman"/>
          <w:spacing w:val="-2"/>
        </w:rPr>
        <w:t xml:space="preserve">between 6 and 10 months </w:t>
      </w:r>
      <w:commentRangeEnd w:id="2"/>
      <w:r w:rsidR="00940CA4">
        <w:rPr>
          <w:rStyle w:val="CommentReference"/>
        </w:rPr>
        <w:commentReference w:id="2"/>
      </w:r>
      <w:r w:rsidRPr="00DD768A">
        <w:rPr>
          <w:rFonts w:ascii="Times New Roman" w:hAnsi="Times New Roman" w:cs="Times New Roman"/>
          <w:spacing w:val="-2"/>
        </w:rPr>
        <w:t xml:space="preserve">of age (e.g., Belanger &amp; Desrochers, 2001; Oakes, 1994; Oakes &amp; Cohen, 1990; cf., </w:t>
      </w:r>
      <w:proofErr w:type="spellStart"/>
      <w:r w:rsidR="00781055" w:rsidRPr="00DD768A">
        <w:rPr>
          <w:rFonts w:ascii="Times New Roman" w:hAnsi="Times New Roman" w:cs="Times New Roman"/>
          <w:spacing w:val="-2"/>
        </w:rPr>
        <w:t>Mascalzoni</w:t>
      </w:r>
      <w:proofErr w:type="spellEnd"/>
      <w:r w:rsidR="00781055" w:rsidRPr="00DD768A">
        <w:rPr>
          <w:rFonts w:ascii="Times New Roman" w:hAnsi="Times New Roman" w:cs="Times New Roman"/>
          <w:spacing w:val="-2"/>
        </w:rPr>
        <w:t xml:space="preserve">, </w:t>
      </w:r>
      <w:proofErr w:type="spellStart"/>
      <w:r w:rsidR="00781055" w:rsidRPr="00DD768A">
        <w:rPr>
          <w:rFonts w:ascii="Times New Roman" w:hAnsi="Times New Roman" w:cs="Times New Roman"/>
          <w:spacing w:val="-2"/>
        </w:rPr>
        <w:t>Regolin</w:t>
      </w:r>
      <w:proofErr w:type="spellEnd"/>
      <w:r w:rsidR="00781055" w:rsidRPr="00DD768A">
        <w:rPr>
          <w:rFonts w:ascii="Times New Roman" w:hAnsi="Times New Roman" w:cs="Times New Roman"/>
          <w:spacing w:val="-2"/>
        </w:rPr>
        <w:t xml:space="preserve">, </w:t>
      </w:r>
      <w:proofErr w:type="spellStart"/>
      <w:r w:rsidR="00781055" w:rsidRPr="00DD768A">
        <w:rPr>
          <w:rFonts w:ascii="Times New Roman" w:hAnsi="Times New Roman" w:cs="Times New Roman"/>
          <w:spacing w:val="-2"/>
        </w:rPr>
        <w:t>Vallortigara</w:t>
      </w:r>
      <w:proofErr w:type="spellEnd"/>
      <w:r w:rsidR="00781055" w:rsidRPr="00DD768A">
        <w:rPr>
          <w:rFonts w:ascii="Times New Roman" w:hAnsi="Times New Roman" w:cs="Times New Roman"/>
          <w:spacing w:val="-2"/>
        </w:rPr>
        <w:t xml:space="preserve">, &amp; </w:t>
      </w:r>
      <w:proofErr w:type="spellStart"/>
      <w:r w:rsidR="00781055" w:rsidRPr="00DD768A">
        <w:rPr>
          <w:rFonts w:ascii="Times New Roman" w:hAnsi="Times New Roman" w:cs="Times New Roman"/>
          <w:spacing w:val="-2"/>
        </w:rPr>
        <w:t>Simion</w:t>
      </w:r>
      <w:proofErr w:type="spellEnd"/>
      <w:r w:rsidR="00781055" w:rsidRPr="00DD768A">
        <w:rPr>
          <w:rFonts w:ascii="Times New Roman" w:hAnsi="Times New Roman" w:cs="Times New Roman"/>
          <w:spacing w:val="-2"/>
        </w:rPr>
        <w:t xml:space="preserve">, 2013; </w:t>
      </w:r>
      <w:proofErr w:type="spellStart"/>
      <w:r w:rsidRPr="00DD768A">
        <w:rPr>
          <w:rFonts w:ascii="Times New Roman" w:hAnsi="Times New Roman" w:cs="Times New Roman"/>
          <w:spacing w:val="-2"/>
        </w:rPr>
        <w:t>Rakison</w:t>
      </w:r>
      <w:proofErr w:type="spellEnd"/>
      <w:r w:rsidRPr="00DD768A">
        <w:rPr>
          <w:rFonts w:ascii="Times New Roman" w:hAnsi="Times New Roman" w:cs="Times New Roman"/>
          <w:spacing w:val="-2"/>
        </w:rPr>
        <w:t xml:space="preserve"> &amp; Krogh, 2012). </w:t>
      </w:r>
      <w:r w:rsidR="002D5F32" w:rsidRPr="00DD768A">
        <w:rPr>
          <w:rFonts w:ascii="Times New Roman" w:hAnsi="Times New Roman" w:cs="Times New Roman"/>
          <w:spacing w:val="-2"/>
        </w:rPr>
        <w:t>For example</w:t>
      </w:r>
      <w:r w:rsidRPr="00DD768A">
        <w:rPr>
          <w:rFonts w:ascii="Times New Roman" w:hAnsi="Times New Roman" w:cs="Times New Roman"/>
          <w:spacing w:val="-2"/>
        </w:rPr>
        <w:t>, Leslie and Keeble (1987) habituated 7½-month-olds either to a direct-launching sequence or</w:t>
      </w:r>
      <w:r w:rsidR="005C76C2" w:rsidRPr="00DD768A">
        <w:rPr>
          <w:rFonts w:ascii="Times New Roman" w:hAnsi="Times New Roman" w:cs="Times New Roman"/>
          <w:spacing w:val="-2"/>
        </w:rPr>
        <w:t xml:space="preserve"> to</w:t>
      </w:r>
      <w:r w:rsidRPr="00DD768A">
        <w:rPr>
          <w:rFonts w:ascii="Times New Roman" w:hAnsi="Times New Roman" w:cs="Times New Roman"/>
          <w:spacing w:val="-2"/>
        </w:rPr>
        <w:t xml:space="preserve"> a delayed-launching sequence. In the direct-launching sequence, a first object ostensibly caused a second object immediately to move through direct, physical contact. The delayed-launching sequence was </w:t>
      </w:r>
      <w:r w:rsidR="00CC1131" w:rsidRPr="00DD768A">
        <w:rPr>
          <w:rFonts w:ascii="Times New Roman" w:hAnsi="Times New Roman" w:cs="Times New Roman"/>
          <w:spacing w:val="-2"/>
        </w:rPr>
        <w:t>like</w:t>
      </w:r>
      <w:r w:rsidRPr="00DD768A">
        <w:rPr>
          <w:rFonts w:ascii="Times New Roman" w:hAnsi="Times New Roman" w:cs="Times New Roman"/>
          <w:spacing w:val="-2"/>
        </w:rPr>
        <w:t xml:space="preserve"> the direct-launching sequence except that the second object began to move only after a short delay following contact from the first object</w:t>
      </w:r>
      <w:r w:rsidR="00FC3914" w:rsidRPr="00DD768A">
        <w:rPr>
          <w:rFonts w:ascii="Times New Roman" w:hAnsi="Times New Roman" w:cs="Times New Roman"/>
          <w:spacing w:val="-2"/>
        </w:rPr>
        <w:t xml:space="preserve"> (Figure 1)</w:t>
      </w:r>
      <w:r w:rsidRPr="00DD768A">
        <w:rPr>
          <w:rFonts w:ascii="Times New Roman" w:hAnsi="Times New Roman" w:cs="Times New Roman"/>
          <w:spacing w:val="-2"/>
        </w:rPr>
        <w:t>. Infants were then tested with the reversal of their respective habituation sequences</w:t>
      </w:r>
      <w:commentRangeStart w:id="3"/>
      <w:r w:rsidRPr="00DD768A">
        <w:rPr>
          <w:rFonts w:ascii="Times New Roman" w:hAnsi="Times New Roman" w:cs="Times New Roman"/>
          <w:spacing w:val="-2"/>
        </w:rPr>
        <w:t xml:space="preserve">. Leslie and Keeble (1987) found that infants habituated to the direct-launching sequence showed greater dishabituation to the reversal of that sequence than did infants habituated to and tested on the reversal of the delayed-launching sequence. Leslie and Keeble (1987) </w:t>
      </w:r>
      <w:commentRangeStart w:id="4"/>
      <w:r w:rsidRPr="00DD768A">
        <w:rPr>
          <w:rFonts w:ascii="Times New Roman" w:hAnsi="Times New Roman" w:cs="Times New Roman"/>
          <w:spacing w:val="-2"/>
        </w:rPr>
        <w:t>interpreted these findings to mean that the ability to perceive cause-and-effect relations in simple launching sequences emerges by 6½ months of age.</w:t>
      </w:r>
      <w:commentRangeEnd w:id="3"/>
      <w:r w:rsidR="00940CA4">
        <w:rPr>
          <w:rStyle w:val="CommentReference"/>
        </w:rPr>
        <w:commentReference w:id="3"/>
      </w:r>
      <w:commentRangeEnd w:id="4"/>
      <w:r w:rsidR="000A2026">
        <w:rPr>
          <w:rStyle w:val="CommentReference"/>
        </w:rPr>
        <w:commentReference w:id="4"/>
      </w:r>
    </w:p>
    <w:p w14:paraId="5A816417" w14:textId="7DFF7816" w:rsidR="0001720C" w:rsidRPr="009B3ECE" w:rsidRDefault="00FA279E" w:rsidP="007036EF">
      <w:pPr>
        <w:spacing w:line="240" w:lineRule="exact"/>
        <w:contextualSpacing/>
        <w:jc w:val="both"/>
        <w:rPr>
          <w:rFonts w:ascii="Times New Roman" w:hAnsi="Times New Roman" w:cs="Times New Roman"/>
          <w:b/>
          <w:bCs/>
          <w:spacing w:val="-2"/>
        </w:rPr>
      </w:pPr>
      <w:r w:rsidRPr="009B3ECE">
        <w:rPr>
          <w:rFonts w:ascii="Times New Roman" w:hAnsi="Times New Roman" w:cs="Times New Roman"/>
          <w:b/>
          <w:bCs/>
          <w:spacing w:val="-2"/>
        </w:rPr>
        <w:t>Developmental m</w:t>
      </w:r>
      <w:r w:rsidR="00FE4727" w:rsidRPr="009B3ECE">
        <w:rPr>
          <w:rFonts w:ascii="Times New Roman" w:hAnsi="Times New Roman" w:cs="Times New Roman"/>
          <w:b/>
          <w:bCs/>
          <w:spacing w:val="-2"/>
        </w:rPr>
        <w:t xml:space="preserve">echanisms </w:t>
      </w:r>
      <w:r w:rsidR="003D10D3" w:rsidRPr="009B3ECE">
        <w:rPr>
          <w:rFonts w:ascii="Times New Roman" w:hAnsi="Times New Roman" w:cs="Times New Roman"/>
          <w:b/>
          <w:bCs/>
          <w:spacing w:val="-2"/>
        </w:rPr>
        <w:t>that underlie</w:t>
      </w:r>
      <w:r w:rsidR="00837A49" w:rsidRPr="009B3ECE">
        <w:rPr>
          <w:rFonts w:ascii="Times New Roman" w:hAnsi="Times New Roman" w:cs="Times New Roman"/>
          <w:b/>
          <w:bCs/>
          <w:spacing w:val="-2"/>
        </w:rPr>
        <w:t xml:space="preserve"> infant causal perception</w:t>
      </w:r>
    </w:p>
    <w:p w14:paraId="15EE404A" w14:textId="7E73933A" w:rsidR="00372FE9" w:rsidRPr="00DD768A" w:rsidRDefault="00837A49" w:rsidP="007036EF">
      <w:pPr>
        <w:spacing w:line="240" w:lineRule="exact"/>
        <w:ind w:firstLine="720"/>
        <w:contextualSpacing/>
        <w:jc w:val="both"/>
        <w:rPr>
          <w:rFonts w:ascii="Times New Roman" w:hAnsi="Times New Roman" w:cs="Times New Roman"/>
          <w:spacing w:val="-2"/>
        </w:rPr>
      </w:pPr>
      <w:r w:rsidRPr="00DD768A">
        <w:rPr>
          <w:rFonts w:ascii="Times New Roman" w:hAnsi="Times New Roman" w:cs="Times New Roman"/>
          <w:spacing w:val="-2"/>
        </w:rPr>
        <w:t xml:space="preserve">Despite </w:t>
      </w:r>
      <w:r w:rsidR="00A52C68" w:rsidRPr="00DD768A">
        <w:rPr>
          <w:rFonts w:ascii="Times New Roman" w:hAnsi="Times New Roman" w:cs="Times New Roman"/>
          <w:spacing w:val="-2"/>
        </w:rPr>
        <w:t>considerable</w:t>
      </w:r>
      <w:r w:rsidRPr="00DD768A">
        <w:rPr>
          <w:rFonts w:ascii="Times New Roman" w:hAnsi="Times New Roman" w:cs="Times New Roman"/>
          <w:spacing w:val="-2"/>
        </w:rPr>
        <w:t xml:space="preserve"> research on infant causal perception of simple launching sequences</w:t>
      </w:r>
      <w:r w:rsidR="008753C7" w:rsidRPr="00DD768A">
        <w:rPr>
          <w:rFonts w:ascii="Times New Roman" w:hAnsi="Times New Roman" w:cs="Times New Roman"/>
          <w:spacing w:val="-2"/>
        </w:rPr>
        <w:t>,</w:t>
      </w:r>
      <w:r w:rsidRPr="00DD768A">
        <w:rPr>
          <w:rFonts w:ascii="Times New Roman" w:hAnsi="Times New Roman" w:cs="Times New Roman"/>
          <w:spacing w:val="-2"/>
        </w:rPr>
        <w:t xml:space="preserve"> relatively little is known about</w:t>
      </w:r>
      <w:r w:rsidR="004174F8" w:rsidRPr="00DD768A">
        <w:rPr>
          <w:rFonts w:ascii="Times New Roman" w:hAnsi="Times New Roman" w:cs="Times New Roman"/>
          <w:spacing w:val="-2"/>
        </w:rPr>
        <w:t xml:space="preserve"> when and</w:t>
      </w:r>
      <w:r w:rsidRPr="00DD768A">
        <w:rPr>
          <w:rFonts w:ascii="Times New Roman" w:hAnsi="Times New Roman" w:cs="Times New Roman"/>
          <w:spacing w:val="-2"/>
        </w:rPr>
        <w:t xml:space="preserve"> </w:t>
      </w:r>
      <w:r w:rsidR="00CB3FA3" w:rsidRPr="00DD768A">
        <w:rPr>
          <w:rFonts w:ascii="Times New Roman" w:hAnsi="Times New Roman" w:cs="Times New Roman"/>
          <w:spacing w:val="-2"/>
        </w:rPr>
        <w:t xml:space="preserve">how infants learn </w:t>
      </w:r>
      <w:r w:rsidR="004174F8" w:rsidRPr="00DD768A">
        <w:rPr>
          <w:rFonts w:ascii="Times New Roman" w:hAnsi="Times New Roman" w:cs="Times New Roman"/>
          <w:spacing w:val="-2"/>
        </w:rPr>
        <w:t>that</w:t>
      </w:r>
      <w:r w:rsidRPr="00DD768A">
        <w:rPr>
          <w:rFonts w:ascii="Times New Roman" w:hAnsi="Times New Roman" w:cs="Times New Roman"/>
          <w:spacing w:val="-2"/>
        </w:rPr>
        <w:t xml:space="preserve"> people and objects possess distinct causal properties.</w:t>
      </w:r>
      <w:r w:rsidR="004174F8" w:rsidRPr="00DD768A">
        <w:rPr>
          <w:rFonts w:ascii="Times New Roman" w:hAnsi="Times New Roman" w:cs="Times New Roman"/>
          <w:spacing w:val="-2"/>
        </w:rPr>
        <w:t xml:space="preserve"> For example,</w:t>
      </w:r>
      <w:r w:rsidR="00F5520C" w:rsidRPr="00DD768A">
        <w:rPr>
          <w:rFonts w:ascii="Times New Roman" w:hAnsi="Times New Roman" w:cs="Times New Roman"/>
          <w:spacing w:val="-2"/>
        </w:rPr>
        <w:t xml:space="preserve"> human beings</w:t>
      </w:r>
      <w:r w:rsidR="00F217C0" w:rsidRPr="00DD768A">
        <w:rPr>
          <w:rFonts w:ascii="Times New Roman" w:hAnsi="Times New Roman" w:cs="Times New Roman"/>
          <w:spacing w:val="-2"/>
        </w:rPr>
        <w:t xml:space="preserve"> </w:t>
      </w:r>
      <w:r w:rsidR="00F5520C" w:rsidRPr="00DD768A">
        <w:rPr>
          <w:rFonts w:ascii="Times New Roman" w:hAnsi="Times New Roman" w:cs="Times New Roman"/>
          <w:spacing w:val="-2"/>
        </w:rPr>
        <w:t xml:space="preserve">can cause </w:t>
      </w:r>
      <w:r w:rsidR="00F217C0" w:rsidRPr="00DD768A">
        <w:rPr>
          <w:rFonts w:ascii="Times New Roman" w:hAnsi="Times New Roman" w:cs="Times New Roman"/>
          <w:spacing w:val="-2"/>
        </w:rPr>
        <w:t xml:space="preserve">other human beings to act at a distance </w:t>
      </w:r>
      <w:r w:rsidR="004174F8" w:rsidRPr="00DD768A">
        <w:rPr>
          <w:rFonts w:ascii="Times New Roman" w:hAnsi="Times New Roman" w:cs="Times New Roman"/>
          <w:spacing w:val="-2"/>
        </w:rPr>
        <w:t>as well as on contact, whereas inanimate objects require physical contact to act (i.e., the move from one place to another)</w:t>
      </w:r>
      <w:r w:rsidR="00F217C0" w:rsidRPr="00DD768A">
        <w:rPr>
          <w:rFonts w:ascii="Times New Roman" w:hAnsi="Times New Roman" w:cs="Times New Roman"/>
          <w:spacing w:val="-2"/>
        </w:rPr>
        <w:t xml:space="preserve">. </w:t>
      </w:r>
      <w:r w:rsidR="004174F8" w:rsidRPr="00DD768A">
        <w:rPr>
          <w:rFonts w:ascii="Times New Roman" w:hAnsi="Times New Roman" w:cs="Times New Roman"/>
          <w:spacing w:val="-2"/>
        </w:rPr>
        <w:t xml:space="preserve">Understanding that people and inanimate objects possess distinct causal properties </w:t>
      </w:r>
      <w:r w:rsidRPr="00DD768A">
        <w:rPr>
          <w:rFonts w:ascii="Times New Roman" w:hAnsi="Times New Roman" w:cs="Times New Roman"/>
          <w:spacing w:val="-2"/>
        </w:rPr>
        <w:t xml:space="preserve">is important because it </w:t>
      </w:r>
      <w:r w:rsidR="00A52C68" w:rsidRPr="00DD768A">
        <w:rPr>
          <w:rFonts w:ascii="Times New Roman" w:hAnsi="Times New Roman" w:cs="Times New Roman"/>
          <w:spacing w:val="-2"/>
        </w:rPr>
        <w:t xml:space="preserve">not only underlies our knowledge of how the world works but it </w:t>
      </w:r>
      <w:r w:rsidRPr="00DD768A">
        <w:rPr>
          <w:rFonts w:ascii="Times New Roman" w:hAnsi="Times New Roman" w:cs="Times New Roman"/>
          <w:spacing w:val="-2"/>
        </w:rPr>
        <w:t>may support our knowledge about</w:t>
      </w:r>
      <w:r w:rsidR="00752982" w:rsidRPr="00DD768A">
        <w:rPr>
          <w:rFonts w:ascii="Times New Roman" w:hAnsi="Times New Roman" w:cs="Times New Roman"/>
          <w:spacing w:val="-2"/>
        </w:rPr>
        <w:t xml:space="preserve"> how</w:t>
      </w:r>
      <w:ins w:id="5" w:author="Amy Needham" w:date="2022-09-26T13:58:00Z">
        <w:r w:rsidR="000A2026">
          <w:rPr>
            <w:rFonts w:ascii="Times New Roman" w:hAnsi="Times New Roman" w:cs="Times New Roman"/>
            <w:spacing w:val="-2"/>
          </w:rPr>
          <w:t xml:space="preserve"> to</w:t>
        </w:r>
      </w:ins>
      <w:r w:rsidR="00752982" w:rsidRPr="00DD768A">
        <w:rPr>
          <w:rFonts w:ascii="Times New Roman" w:hAnsi="Times New Roman" w:cs="Times New Roman"/>
          <w:spacing w:val="-2"/>
        </w:rPr>
        <w:t xml:space="preserve"> </w:t>
      </w:r>
      <w:r w:rsidR="00DD768A">
        <w:rPr>
          <w:rFonts w:ascii="Times New Roman" w:hAnsi="Times New Roman" w:cs="Times New Roman"/>
          <w:spacing w:val="-2"/>
        </w:rPr>
        <w:t>appropriately</w:t>
      </w:r>
      <w:del w:id="6" w:author="Amy Needham" w:date="2022-09-26T13:58:00Z">
        <w:r w:rsidR="00DD768A" w:rsidDel="000A2026">
          <w:rPr>
            <w:rFonts w:ascii="Times New Roman" w:hAnsi="Times New Roman" w:cs="Times New Roman"/>
            <w:spacing w:val="-2"/>
          </w:rPr>
          <w:delText xml:space="preserve"> </w:delText>
        </w:r>
        <w:r w:rsidR="00752982" w:rsidRPr="00DD768A" w:rsidDel="000A2026">
          <w:rPr>
            <w:rFonts w:ascii="Times New Roman" w:hAnsi="Times New Roman" w:cs="Times New Roman"/>
            <w:spacing w:val="-2"/>
          </w:rPr>
          <w:delText>to</w:delText>
        </w:r>
      </w:del>
      <w:r w:rsidR="00752982" w:rsidRPr="00DD768A">
        <w:rPr>
          <w:rFonts w:ascii="Times New Roman" w:hAnsi="Times New Roman" w:cs="Times New Roman"/>
          <w:spacing w:val="-2"/>
        </w:rPr>
        <w:t xml:space="preserve"> interact with people and inanimate objects</w:t>
      </w:r>
      <w:r w:rsidRPr="00DD768A">
        <w:rPr>
          <w:rFonts w:ascii="Times New Roman" w:hAnsi="Times New Roman" w:cs="Times New Roman"/>
          <w:spacing w:val="-2"/>
        </w:rPr>
        <w:t xml:space="preserve">. </w:t>
      </w:r>
    </w:p>
    <w:p w14:paraId="7909075C" w14:textId="17267CFA" w:rsidR="00372FE9" w:rsidRPr="00DD768A" w:rsidRDefault="00837A49" w:rsidP="007036EF">
      <w:pPr>
        <w:spacing w:line="240" w:lineRule="exact"/>
        <w:ind w:firstLine="720"/>
        <w:contextualSpacing/>
        <w:jc w:val="both"/>
        <w:rPr>
          <w:rFonts w:ascii="Times New Roman" w:hAnsi="Times New Roman" w:cs="Times New Roman"/>
          <w:spacing w:val="-2"/>
        </w:rPr>
      </w:pPr>
      <w:r w:rsidRPr="00DD768A">
        <w:rPr>
          <w:rFonts w:ascii="Times New Roman" w:hAnsi="Times New Roman" w:cs="Times New Roman"/>
          <w:spacing w:val="-2"/>
        </w:rPr>
        <w:t xml:space="preserve">One prominent theory that attempted to address how infants </w:t>
      </w:r>
      <w:ins w:id="7" w:author="Amy Needham" w:date="2022-09-26T13:56:00Z">
        <w:r w:rsidR="00940CA4">
          <w:rPr>
            <w:rFonts w:ascii="Times New Roman" w:hAnsi="Times New Roman" w:cs="Times New Roman"/>
            <w:spacing w:val="-2"/>
          </w:rPr>
          <w:t xml:space="preserve">understand </w:t>
        </w:r>
      </w:ins>
      <w:del w:id="8" w:author="Amy Needham" w:date="2022-09-26T13:56:00Z">
        <w:r w:rsidRPr="00F64218" w:rsidDel="00940CA4">
          <w:rPr>
            <w:rFonts w:ascii="Times New Roman" w:hAnsi="Times New Roman" w:cs="Times New Roman"/>
            <w:spacing w:val="-2"/>
            <w:highlight w:val="yellow"/>
            <w:rPrChange w:id="9" w:author="Amy Needham" w:date="2022-09-24T19:01:00Z">
              <w:rPr>
                <w:rFonts w:ascii="Times New Roman" w:hAnsi="Times New Roman" w:cs="Times New Roman"/>
                <w:spacing w:val="-2"/>
              </w:rPr>
            </w:rPrChange>
          </w:rPr>
          <w:delText>learn</w:delText>
        </w:r>
        <w:r w:rsidRPr="00DD768A" w:rsidDel="00940CA4">
          <w:rPr>
            <w:rFonts w:ascii="Times New Roman" w:hAnsi="Times New Roman" w:cs="Times New Roman"/>
            <w:spacing w:val="-2"/>
          </w:rPr>
          <w:delText xml:space="preserve"> about </w:delText>
        </w:r>
      </w:del>
      <w:r w:rsidRPr="00DD768A">
        <w:rPr>
          <w:rFonts w:ascii="Times New Roman" w:hAnsi="Times New Roman" w:cs="Times New Roman"/>
          <w:spacing w:val="-2"/>
        </w:rPr>
        <w:t xml:space="preserve">the causal properties of people and objects is the Core Knowledge perspective (e.g., </w:t>
      </w:r>
      <w:r w:rsidR="00F5520C" w:rsidRPr="00DD768A">
        <w:rPr>
          <w:rFonts w:ascii="Times New Roman" w:hAnsi="Times New Roman" w:cs="Times New Roman"/>
          <w:spacing w:val="-2"/>
        </w:rPr>
        <w:t xml:space="preserve">Spelke, 2022; </w:t>
      </w:r>
      <w:r w:rsidRPr="00DD768A">
        <w:rPr>
          <w:rFonts w:ascii="Times New Roman" w:hAnsi="Times New Roman" w:cs="Times New Roman"/>
          <w:spacing w:val="-2"/>
        </w:rPr>
        <w:t>Spelke &amp; Kinzler, 2006, 2007; see Carey, 2009 for a related Core Cognition account). The crux of this account is that from birth or shortly thereafter infants possess a small number of separable “core” systems. These systems enable infants to know</w:t>
      </w:r>
      <w:r w:rsidR="00FF78F7" w:rsidRPr="00DD768A">
        <w:rPr>
          <w:rFonts w:ascii="Times New Roman" w:hAnsi="Times New Roman" w:cs="Times New Roman"/>
          <w:spacing w:val="-2"/>
        </w:rPr>
        <w:t xml:space="preserve"> that </w:t>
      </w:r>
      <w:r w:rsidR="00B004A5" w:rsidRPr="00DD768A">
        <w:rPr>
          <w:rFonts w:ascii="Times New Roman" w:hAnsi="Times New Roman" w:cs="Times New Roman"/>
          <w:spacing w:val="-2"/>
        </w:rPr>
        <w:t>people and inanimate objects behave differently in the real world</w:t>
      </w:r>
      <w:r w:rsidRPr="00DD768A">
        <w:rPr>
          <w:rFonts w:ascii="Times New Roman" w:hAnsi="Times New Roman" w:cs="Times New Roman"/>
          <w:spacing w:val="-2"/>
        </w:rPr>
        <w:t xml:space="preserve">. For example, the </w:t>
      </w:r>
      <w:r w:rsidR="00B004A5" w:rsidRPr="00DD768A">
        <w:rPr>
          <w:rFonts w:ascii="Times New Roman" w:hAnsi="Times New Roman" w:cs="Times New Roman"/>
          <w:spacing w:val="-2"/>
        </w:rPr>
        <w:t>core</w:t>
      </w:r>
      <w:r w:rsidRPr="00DD768A">
        <w:rPr>
          <w:rFonts w:ascii="Times New Roman" w:hAnsi="Times New Roman" w:cs="Times New Roman"/>
          <w:spacing w:val="-2"/>
        </w:rPr>
        <w:t xml:space="preserve"> system for agents enables infants to know that agents are goal-directed, self-propelled,</w:t>
      </w:r>
      <w:r w:rsidR="00610E3F" w:rsidRPr="00DD768A">
        <w:rPr>
          <w:rFonts w:ascii="Times New Roman" w:hAnsi="Times New Roman" w:cs="Times New Roman"/>
          <w:spacing w:val="-2"/>
        </w:rPr>
        <w:t xml:space="preserve"> can move on </w:t>
      </w:r>
      <w:r w:rsidR="00F32CD6" w:rsidRPr="00DD768A">
        <w:rPr>
          <w:rFonts w:ascii="Times New Roman" w:hAnsi="Times New Roman" w:cs="Times New Roman"/>
          <w:spacing w:val="-2"/>
        </w:rPr>
        <w:t xml:space="preserve">linear and </w:t>
      </w:r>
      <w:r w:rsidR="00610E3F" w:rsidRPr="00DD768A">
        <w:rPr>
          <w:rFonts w:ascii="Times New Roman" w:hAnsi="Times New Roman" w:cs="Times New Roman"/>
          <w:spacing w:val="-2"/>
        </w:rPr>
        <w:t>non-linear trajectories,</w:t>
      </w:r>
      <w:r w:rsidRPr="00DD768A">
        <w:rPr>
          <w:rFonts w:ascii="Times New Roman" w:hAnsi="Times New Roman" w:cs="Times New Roman"/>
          <w:spacing w:val="-2"/>
        </w:rPr>
        <w:t xml:space="preserve"> and can cause </w:t>
      </w:r>
      <w:r w:rsidR="001F1FC9">
        <w:rPr>
          <w:rFonts w:ascii="Times New Roman" w:hAnsi="Times New Roman" w:cs="Times New Roman"/>
          <w:spacing w:val="-2"/>
        </w:rPr>
        <w:t>action in other agents both at a distance and on contact</w:t>
      </w:r>
      <w:r w:rsidRPr="00DD768A">
        <w:rPr>
          <w:rFonts w:ascii="Times New Roman" w:hAnsi="Times New Roman" w:cs="Times New Roman"/>
          <w:spacing w:val="-2"/>
        </w:rPr>
        <w:t xml:space="preserve">. In contrast, the core system for objects allows infants to know that objects do not move in the absence of physical contact from other objects or agents, are bounded and cohesive, and tend to move on linear trajectories. </w:t>
      </w:r>
    </w:p>
    <w:p w14:paraId="724AF97B" w14:textId="10868448" w:rsidR="00372FE9" w:rsidRPr="00DD768A" w:rsidRDefault="00837A49" w:rsidP="007036EF">
      <w:pPr>
        <w:spacing w:line="240" w:lineRule="exact"/>
        <w:ind w:firstLine="720"/>
        <w:contextualSpacing/>
        <w:jc w:val="both"/>
        <w:rPr>
          <w:rFonts w:ascii="Times New Roman" w:hAnsi="Times New Roman" w:cs="Times New Roman"/>
          <w:spacing w:val="-2"/>
        </w:rPr>
      </w:pPr>
      <w:r w:rsidRPr="00DD768A">
        <w:rPr>
          <w:rFonts w:ascii="Times New Roman" w:hAnsi="Times New Roman" w:cs="Times New Roman"/>
          <w:spacing w:val="-2"/>
        </w:rPr>
        <w:t>Support for this theory was garnered by Spelke, Phillips, and Woodward (1995</w:t>
      </w:r>
      <w:r w:rsidR="00F13558" w:rsidRPr="00DD768A">
        <w:rPr>
          <w:rFonts w:ascii="Times New Roman" w:hAnsi="Times New Roman" w:cs="Times New Roman"/>
          <w:spacing w:val="-2"/>
        </w:rPr>
        <w:t>; see also Woodward, Phillips, &amp; Spelke, 1995</w:t>
      </w:r>
      <w:r w:rsidRPr="00DD768A">
        <w:rPr>
          <w:rFonts w:ascii="Times New Roman" w:hAnsi="Times New Roman" w:cs="Times New Roman"/>
          <w:spacing w:val="-2"/>
        </w:rPr>
        <w:t xml:space="preserve">). This study used the logic of the launching-event paradigm to investigate whether 7-month-olds understand that people, but not inanimate objects, can cause other people to move in the absence of physical contact (i.e., action-at-a-distance causality). </w:t>
      </w:r>
      <w:r w:rsidR="00AB500A" w:rsidRPr="00DD768A">
        <w:rPr>
          <w:rFonts w:ascii="Times New Roman" w:hAnsi="Times New Roman" w:cs="Times New Roman"/>
          <w:spacing w:val="-2"/>
        </w:rPr>
        <w:t>Using a between-subjects design, i</w:t>
      </w:r>
      <w:r w:rsidRPr="00DD768A">
        <w:rPr>
          <w:rFonts w:ascii="Times New Roman" w:hAnsi="Times New Roman" w:cs="Times New Roman"/>
          <w:spacing w:val="-2"/>
        </w:rPr>
        <w:t xml:space="preserve">nfants were habituated to one of two live events that </w:t>
      </w:r>
      <w:r w:rsidR="00502B1B">
        <w:rPr>
          <w:rFonts w:ascii="Times New Roman" w:hAnsi="Times New Roman" w:cs="Times New Roman"/>
          <w:spacing w:val="-2"/>
        </w:rPr>
        <w:t>used</w:t>
      </w:r>
      <w:r w:rsidR="00A100C9" w:rsidRPr="00DD768A">
        <w:rPr>
          <w:rFonts w:ascii="Times New Roman" w:hAnsi="Times New Roman" w:cs="Times New Roman"/>
          <w:spacing w:val="-2"/>
        </w:rPr>
        <w:t xml:space="preserve"> real, three-dimensional inanimate</w:t>
      </w:r>
      <w:r w:rsidRPr="00DD768A">
        <w:rPr>
          <w:rFonts w:ascii="Times New Roman" w:hAnsi="Times New Roman" w:cs="Times New Roman"/>
          <w:spacing w:val="-2"/>
        </w:rPr>
        <w:t xml:space="preserve"> objects and people. These two events corresponded </w:t>
      </w:r>
      <w:r w:rsidR="00502B1B">
        <w:rPr>
          <w:rFonts w:ascii="Times New Roman" w:hAnsi="Times New Roman" w:cs="Times New Roman"/>
          <w:spacing w:val="-2"/>
        </w:rPr>
        <w:t>to the Inanimate Object and People conditions, respectively</w:t>
      </w:r>
      <w:r w:rsidRPr="00DD768A">
        <w:rPr>
          <w:rFonts w:ascii="Times New Roman" w:hAnsi="Times New Roman" w:cs="Times New Roman"/>
          <w:spacing w:val="-2"/>
        </w:rPr>
        <w:t xml:space="preserve">. In one event, a first person entered the stage from the left and traveled a short distance until it disappeared behind </w:t>
      </w:r>
      <w:r w:rsidR="00633273" w:rsidRPr="00DD768A">
        <w:rPr>
          <w:rFonts w:ascii="Times New Roman" w:hAnsi="Times New Roman" w:cs="Times New Roman"/>
          <w:spacing w:val="-2"/>
        </w:rPr>
        <w:t>a</w:t>
      </w:r>
      <w:r w:rsidR="00625D2F" w:rsidRPr="00DD768A">
        <w:rPr>
          <w:rFonts w:ascii="Times New Roman" w:hAnsi="Times New Roman" w:cs="Times New Roman"/>
          <w:spacing w:val="-2"/>
        </w:rPr>
        <w:t xml:space="preserve"> screen</w:t>
      </w:r>
      <w:r w:rsidRPr="00DD768A">
        <w:rPr>
          <w:rFonts w:ascii="Times New Roman" w:hAnsi="Times New Roman" w:cs="Times New Roman"/>
          <w:spacing w:val="-2"/>
        </w:rPr>
        <w:t xml:space="preserve"> that </w:t>
      </w:r>
      <w:r w:rsidR="00625D2F" w:rsidRPr="00DD768A">
        <w:rPr>
          <w:rFonts w:ascii="Times New Roman" w:hAnsi="Times New Roman" w:cs="Times New Roman"/>
          <w:spacing w:val="-2"/>
        </w:rPr>
        <w:t>was</w:t>
      </w:r>
      <w:r w:rsidR="00633273" w:rsidRPr="00DD768A">
        <w:rPr>
          <w:rFonts w:ascii="Times New Roman" w:hAnsi="Times New Roman" w:cs="Times New Roman"/>
          <w:spacing w:val="-2"/>
        </w:rPr>
        <w:t xml:space="preserve"> located</w:t>
      </w:r>
      <w:r w:rsidR="00625D2F" w:rsidRPr="00DD768A">
        <w:rPr>
          <w:rFonts w:ascii="Times New Roman" w:hAnsi="Times New Roman" w:cs="Times New Roman"/>
          <w:spacing w:val="-2"/>
        </w:rPr>
        <w:t xml:space="preserve"> </w:t>
      </w:r>
      <w:r w:rsidR="005A1E21">
        <w:rPr>
          <w:rFonts w:ascii="Times New Roman" w:hAnsi="Times New Roman" w:cs="Times New Roman"/>
          <w:spacing w:val="-2"/>
        </w:rPr>
        <w:t>at the center of the</w:t>
      </w:r>
      <w:r w:rsidRPr="00DD768A">
        <w:rPr>
          <w:rFonts w:ascii="Times New Roman" w:hAnsi="Times New Roman" w:cs="Times New Roman"/>
          <w:spacing w:val="-2"/>
        </w:rPr>
        <w:t xml:space="preserve"> stage. A second person—who</w:t>
      </w:r>
      <w:r w:rsidR="00625D2F" w:rsidRPr="00DD768A">
        <w:rPr>
          <w:rFonts w:ascii="Times New Roman" w:hAnsi="Times New Roman" w:cs="Times New Roman"/>
          <w:spacing w:val="-2"/>
        </w:rPr>
        <w:t xml:space="preserve"> initially was</w:t>
      </w:r>
      <w:r w:rsidRPr="00DD768A">
        <w:rPr>
          <w:rFonts w:ascii="Times New Roman" w:hAnsi="Times New Roman" w:cs="Times New Roman"/>
          <w:spacing w:val="-2"/>
        </w:rPr>
        <w:t xml:space="preserve"> half-covered by the </w:t>
      </w:r>
      <w:r w:rsidR="00625D2F" w:rsidRPr="00DD768A">
        <w:rPr>
          <w:rFonts w:ascii="Times New Roman" w:hAnsi="Times New Roman" w:cs="Times New Roman"/>
          <w:spacing w:val="-2"/>
        </w:rPr>
        <w:t>screen</w:t>
      </w:r>
      <w:r w:rsidRPr="00DD768A">
        <w:rPr>
          <w:rFonts w:ascii="Times New Roman" w:hAnsi="Times New Roman" w:cs="Times New Roman"/>
          <w:spacing w:val="-2"/>
        </w:rPr>
        <w:t xml:space="preserve">—then emerged from behind the </w:t>
      </w:r>
      <w:r w:rsidR="00625D2F" w:rsidRPr="00DD768A">
        <w:rPr>
          <w:rFonts w:ascii="Times New Roman" w:hAnsi="Times New Roman" w:cs="Times New Roman"/>
          <w:spacing w:val="-2"/>
        </w:rPr>
        <w:t xml:space="preserve">screen </w:t>
      </w:r>
      <w:r w:rsidRPr="00DD768A">
        <w:rPr>
          <w:rFonts w:ascii="Times New Roman" w:hAnsi="Times New Roman" w:cs="Times New Roman"/>
          <w:spacing w:val="-2"/>
        </w:rPr>
        <w:t xml:space="preserve">and exited the stage to the right.  The second event was identical to the first one except that it used two inanimate objects (i.e., a red box with a jagged top edge and a blue cylinder). At test </w:t>
      </w:r>
      <w:r w:rsidR="005A1E21">
        <w:rPr>
          <w:rFonts w:ascii="Times New Roman" w:hAnsi="Times New Roman" w:cs="Times New Roman"/>
          <w:spacing w:val="-2"/>
        </w:rPr>
        <w:t xml:space="preserve">all </w:t>
      </w:r>
      <w:r w:rsidRPr="00DD768A">
        <w:rPr>
          <w:rFonts w:ascii="Times New Roman" w:hAnsi="Times New Roman" w:cs="Times New Roman"/>
          <w:spacing w:val="-2"/>
        </w:rPr>
        <w:t>infants were shown two events</w:t>
      </w:r>
      <w:r w:rsidR="007A52E2" w:rsidRPr="00DD768A">
        <w:rPr>
          <w:rFonts w:ascii="Times New Roman" w:hAnsi="Times New Roman" w:cs="Times New Roman"/>
          <w:spacing w:val="-2"/>
        </w:rPr>
        <w:t xml:space="preserve"> but without the screen</w:t>
      </w:r>
      <w:r w:rsidRPr="00DD768A">
        <w:rPr>
          <w:rFonts w:ascii="Times New Roman" w:hAnsi="Times New Roman" w:cs="Times New Roman"/>
          <w:spacing w:val="-2"/>
        </w:rPr>
        <w:t xml:space="preserve">. In the </w:t>
      </w:r>
      <w:r w:rsidR="00680FF8" w:rsidRPr="00DD768A">
        <w:rPr>
          <w:rFonts w:ascii="Times New Roman" w:hAnsi="Times New Roman" w:cs="Times New Roman"/>
          <w:spacing w:val="-2"/>
        </w:rPr>
        <w:t xml:space="preserve">Contact test </w:t>
      </w:r>
      <w:r w:rsidRPr="00DD768A">
        <w:rPr>
          <w:rFonts w:ascii="Times New Roman" w:hAnsi="Times New Roman" w:cs="Times New Roman"/>
          <w:spacing w:val="-2"/>
        </w:rPr>
        <w:t xml:space="preserve">event, the first person </w:t>
      </w:r>
      <w:r w:rsidR="00190FA2">
        <w:rPr>
          <w:rFonts w:ascii="Times New Roman" w:hAnsi="Times New Roman" w:cs="Times New Roman"/>
          <w:spacing w:val="-2"/>
        </w:rPr>
        <w:t>(</w:t>
      </w:r>
      <w:r w:rsidRPr="00DD768A">
        <w:rPr>
          <w:rFonts w:ascii="Times New Roman" w:hAnsi="Times New Roman" w:cs="Times New Roman"/>
          <w:spacing w:val="-2"/>
        </w:rPr>
        <w:t>or object</w:t>
      </w:r>
      <w:r w:rsidR="00190FA2">
        <w:rPr>
          <w:rFonts w:ascii="Times New Roman" w:hAnsi="Times New Roman" w:cs="Times New Roman"/>
          <w:spacing w:val="-2"/>
        </w:rPr>
        <w:t>)</w:t>
      </w:r>
      <w:r w:rsidRPr="00DD768A">
        <w:rPr>
          <w:rFonts w:ascii="Times New Roman" w:hAnsi="Times New Roman" w:cs="Times New Roman"/>
          <w:spacing w:val="-2"/>
        </w:rPr>
        <w:t xml:space="preserve"> moved toward and contacted the other person </w:t>
      </w:r>
      <w:r w:rsidR="00190FA2">
        <w:rPr>
          <w:rFonts w:ascii="Times New Roman" w:hAnsi="Times New Roman" w:cs="Times New Roman"/>
          <w:spacing w:val="-2"/>
        </w:rPr>
        <w:t>(</w:t>
      </w:r>
      <w:r w:rsidRPr="00DD768A">
        <w:rPr>
          <w:rFonts w:ascii="Times New Roman" w:hAnsi="Times New Roman" w:cs="Times New Roman"/>
          <w:spacing w:val="-2"/>
        </w:rPr>
        <w:t>or object</w:t>
      </w:r>
      <w:r w:rsidR="00190FA2">
        <w:rPr>
          <w:rFonts w:ascii="Times New Roman" w:hAnsi="Times New Roman" w:cs="Times New Roman"/>
          <w:spacing w:val="-2"/>
        </w:rPr>
        <w:t>) located at the center of the stage</w:t>
      </w:r>
      <w:r w:rsidRPr="00DD768A">
        <w:rPr>
          <w:rFonts w:ascii="Times New Roman" w:hAnsi="Times New Roman" w:cs="Times New Roman"/>
          <w:spacing w:val="-2"/>
        </w:rPr>
        <w:t xml:space="preserve">. In the </w:t>
      </w:r>
      <w:r w:rsidR="00680FF8" w:rsidRPr="00DD768A">
        <w:rPr>
          <w:rFonts w:ascii="Times New Roman" w:hAnsi="Times New Roman" w:cs="Times New Roman"/>
          <w:spacing w:val="-2"/>
        </w:rPr>
        <w:t>No Contact test</w:t>
      </w:r>
      <w:r w:rsidRPr="00DD768A">
        <w:rPr>
          <w:rFonts w:ascii="Times New Roman" w:hAnsi="Times New Roman" w:cs="Times New Roman"/>
          <w:spacing w:val="-2"/>
        </w:rPr>
        <w:t xml:space="preserve"> event, the first person or object moved toward</w:t>
      </w:r>
      <w:r w:rsidR="007A52E2" w:rsidRPr="00DD768A">
        <w:rPr>
          <w:rFonts w:ascii="Times New Roman" w:hAnsi="Times New Roman" w:cs="Times New Roman"/>
          <w:spacing w:val="-2"/>
        </w:rPr>
        <w:t>,</w:t>
      </w:r>
      <w:r w:rsidRPr="00DD768A">
        <w:rPr>
          <w:rFonts w:ascii="Times New Roman" w:hAnsi="Times New Roman" w:cs="Times New Roman"/>
          <w:spacing w:val="-2"/>
        </w:rPr>
        <w:t xml:space="preserve"> but ultimately stopped short of</w:t>
      </w:r>
      <w:r w:rsidR="007A52E2" w:rsidRPr="00DD768A">
        <w:rPr>
          <w:rFonts w:ascii="Times New Roman" w:hAnsi="Times New Roman" w:cs="Times New Roman"/>
          <w:spacing w:val="-2"/>
        </w:rPr>
        <w:t>,</w:t>
      </w:r>
      <w:r w:rsidRPr="00DD768A">
        <w:rPr>
          <w:rFonts w:ascii="Times New Roman" w:hAnsi="Times New Roman" w:cs="Times New Roman"/>
          <w:spacing w:val="-2"/>
        </w:rPr>
        <w:t xml:space="preserve"> the other person or object</w:t>
      </w:r>
      <w:r w:rsidR="005A63E9" w:rsidRPr="00DD768A">
        <w:rPr>
          <w:rFonts w:ascii="Times New Roman" w:hAnsi="Times New Roman" w:cs="Times New Roman"/>
          <w:spacing w:val="-2"/>
        </w:rPr>
        <w:t xml:space="preserve">. </w:t>
      </w:r>
      <w:r w:rsidR="007A52E2" w:rsidRPr="00DD768A">
        <w:rPr>
          <w:rFonts w:ascii="Times New Roman" w:hAnsi="Times New Roman" w:cs="Times New Roman"/>
          <w:spacing w:val="-2"/>
        </w:rPr>
        <w:t>At this point</w:t>
      </w:r>
      <w:r w:rsidR="005A63E9" w:rsidRPr="00DD768A">
        <w:rPr>
          <w:rFonts w:ascii="Times New Roman" w:hAnsi="Times New Roman" w:cs="Times New Roman"/>
          <w:spacing w:val="-2"/>
        </w:rPr>
        <w:t xml:space="preserve"> </w:t>
      </w:r>
      <w:r w:rsidR="00680FF8" w:rsidRPr="00DD768A">
        <w:rPr>
          <w:rFonts w:ascii="Times New Roman" w:hAnsi="Times New Roman" w:cs="Times New Roman"/>
          <w:spacing w:val="-2"/>
        </w:rPr>
        <w:t>the second person or object moved until it was off stage</w:t>
      </w:r>
      <w:r w:rsidRPr="00DD768A">
        <w:rPr>
          <w:rFonts w:ascii="Times New Roman" w:hAnsi="Times New Roman" w:cs="Times New Roman"/>
          <w:spacing w:val="-2"/>
        </w:rPr>
        <w:t xml:space="preserve">. </w:t>
      </w:r>
      <w:r w:rsidR="00323F5B" w:rsidRPr="00DD768A">
        <w:rPr>
          <w:rFonts w:ascii="Times New Roman" w:hAnsi="Times New Roman" w:cs="Times New Roman"/>
          <w:spacing w:val="-2"/>
        </w:rPr>
        <w:t>The results revealed that</w:t>
      </w:r>
      <w:r w:rsidRPr="00DD768A">
        <w:rPr>
          <w:rFonts w:ascii="Times New Roman" w:hAnsi="Times New Roman" w:cs="Times New Roman"/>
          <w:spacing w:val="-2"/>
        </w:rPr>
        <w:t xml:space="preserve"> </w:t>
      </w:r>
      <w:r w:rsidR="00323F5B" w:rsidRPr="00DD768A">
        <w:rPr>
          <w:rFonts w:ascii="Times New Roman" w:hAnsi="Times New Roman" w:cs="Times New Roman"/>
          <w:spacing w:val="-2"/>
        </w:rPr>
        <w:t xml:space="preserve">infants </w:t>
      </w:r>
      <w:r w:rsidRPr="00DD768A">
        <w:rPr>
          <w:rFonts w:ascii="Times New Roman" w:hAnsi="Times New Roman" w:cs="Times New Roman"/>
          <w:spacing w:val="-2"/>
        </w:rPr>
        <w:t xml:space="preserve">in the Inanimate Object condition, but not those in the People condition, looked longer at the </w:t>
      </w:r>
      <w:r w:rsidR="00BD1A65" w:rsidRPr="00DD768A">
        <w:rPr>
          <w:rFonts w:ascii="Times New Roman" w:hAnsi="Times New Roman" w:cs="Times New Roman"/>
          <w:spacing w:val="-2"/>
        </w:rPr>
        <w:t>No Contact test event than at the Contact test event</w:t>
      </w:r>
      <w:r w:rsidRPr="00DD768A">
        <w:rPr>
          <w:rFonts w:ascii="Times New Roman" w:hAnsi="Times New Roman" w:cs="Times New Roman"/>
          <w:spacing w:val="-2"/>
        </w:rPr>
        <w:t xml:space="preserve">. </w:t>
      </w:r>
      <w:r w:rsidR="00BD1A65" w:rsidRPr="00DD768A">
        <w:rPr>
          <w:rFonts w:ascii="Times New Roman" w:hAnsi="Times New Roman" w:cs="Times New Roman"/>
          <w:spacing w:val="-2"/>
        </w:rPr>
        <w:t xml:space="preserve">Spelke et al. (1995) </w:t>
      </w:r>
      <w:r w:rsidRPr="00DD768A">
        <w:rPr>
          <w:rFonts w:ascii="Times New Roman" w:hAnsi="Times New Roman" w:cs="Times New Roman"/>
          <w:spacing w:val="-2"/>
        </w:rPr>
        <w:t>interpreted these findings to mean that infants possess core-knowledge systems for objects and people</w:t>
      </w:r>
      <w:r w:rsidR="0006663C" w:rsidRPr="00DD768A">
        <w:rPr>
          <w:rFonts w:ascii="Times New Roman" w:hAnsi="Times New Roman" w:cs="Times New Roman"/>
          <w:spacing w:val="-2"/>
        </w:rPr>
        <w:t xml:space="preserve"> and understand that people, but not inanimate objects, can cause action at a distance in other people.</w:t>
      </w:r>
    </w:p>
    <w:p w14:paraId="3325039A" w14:textId="6B88FC9E" w:rsidR="00372FE9" w:rsidRDefault="00837A49" w:rsidP="007036EF">
      <w:pPr>
        <w:spacing w:line="240" w:lineRule="exact"/>
        <w:ind w:firstLine="720"/>
        <w:contextualSpacing/>
        <w:jc w:val="both"/>
        <w:rPr>
          <w:rFonts w:ascii="Times New Roman" w:hAnsi="Times New Roman" w:cs="Times New Roman"/>
          <w:spacing w:val="-2"/>
        </w:rPr>
      </w:pPr>
      <w:r w:rsidRPr="00DD768A">
        <w:rPr>
          <w:rFonts w:ascii="Times New Roman" w:hAnsi="Times New Roman" w:cs="Times New Roman"/>
          <w:spacing w:val="-2"/>
        </w:rPr>
        <w:t xml:space="preserve">Although this theoretical account can explain infants' looking patterns in Spelke et al. (1995; see also Woodward, Spelke, &amp; Phillips, 1993), it is limited in several notable ways. First, Spelke et al.'s (1995) study was never published in a peer-reviewed journal despite </w:t>
      </w:r>
      <w:ins w:id="10" w:author="Amy Needham" w:date="2022-09-26T13:59:00Z">
        <w:r w:rsidR="000A2026">
          <w:rPr>
            <w:rFonts w:ascii="Times New Roman" w:hAnsi="Times New Roman" w:cs="Times New Roman"/>
            <w:spacing w:val="-2"/>
          </w:rPr>
          <w:t xml:space="preserve">being cited </w:t>
        </w:r>
      </w:ins>
      <w:r w:rsidRPr="00DD768A">
        <w:rPr>
          <w:rFonts w:ascii="Times New Roman" w:hAnsi="Times New Roman" w:cs="Times New Roman"/>
          <w:spacing w:val="-2"/>
        </w:rPr>
        <w:t>over 800</w:t>
      </w:r>
      <w:r w:rsidR="0006663C" w:rsidRPr="00DD768A">
        <w:rPr>
          <w:rFonts w:ascii="Times New Roman" w:hAnsi="Times New Roman" w:cs="Times New Roman"/>
          <w:spacing w:val="-2"/>
        </w:rPr>
        <w:t xml:space="preserve"> </w:t>
      </w:r>
      <w:del w:id="11" w:author="Amy Needham" w:date="2022-09-26T13:59:00Z">
        <w:r w:rsidR="0006663C" w:rsidRPr="00DD768A" w:rsidDel="000A2026">
          <w:rPr>
            <w:rFonts w:ascii="Times New Roman" w:hAnsi="Times New Roman" w:cs="Times New Roman"/>
            <w:spacing w:val="-2"/>
          </w:rPr>
          <w:delText>citations</w:delText>
        </w:r>
        <w:r w:rsidRPr="00DD768A" w:rsidDel="000A2026">
          <w:rPr>
            <w:rFonts w:ascii="Times New Roman" w:hAnsi="Times New Roman" w:cs="Times New Roman"/>
            <w:spacing w:val="-2"/>
          </w:rPr>
          <w:delText xml:space="preserve"> </w:delText>
        </w:r>
      </w:del>
      <w:r w:rsidRPr="00DD768A">
        <w:rPr>
          <w:rFonts w:ascii="Times New Roman" w:hAnsi="Times New Roman" w:cs="Times New Roman"/>
          <w:spacing w:val="-2"/>
        </w:rPr>
        <w:t xml:space="preserve">times and </w:t>
      </w:r>
      <w:r w:rsidR="0006663C" w:rsidRPr="00DD768A">
        <w:rPr>
          <w:rFonts w:ascii="Times New Roman" w:hAnsi="Times New Roman" w:cs="Times New Roman"/>
          <w:spacing w:val="-2"/>
        </w:rPr>
        <w:t>appear</w:t>
      </w:r>
      <w:ins w:id="12" w:author="Amy Needham" w:date="2022-09-26T13:59:00Z">
        <w:r w:rsidR="000A2026">
          <w:rPr>
            <w:rFonts w:ascii="Times New Roman" w:hAnsi="Times New Roman" w:cs="Times New Roman"/>
            <w:spacing w:val="-2"/>
          </w:rPr>
          <w:t>ing</w:t>
        </w:r>
      </w:ins>
      <w:del w:id="13" w:author="Amy Needham" w:date="2022-09-26T13:59:00Z">
        <w:r w:rsidR="0006663C" w:rsidRPr="00DD768A" w:rsidDel="000A2026">
          <w:rPr>
            <w:rFonts w:ascii="Times New Roman" w:hAnsi="Times New Roman" w:cs="Times New Roman"/>
            <w:spacing w:val="-2"/>
          </w:rPr>
          <w:delText>ances</w:delText>
        </w:r>
      </w:del>
      <w:r w:rsidR="0006663C" w:rsidRPr="00DD768A">
        <w:rPr>
          <w:rFonts w:ascii="Times New Roman" w:hAnsi="Times New Roman" w:cs="Times New Roman"/>
          <w:spacing w:val="-2"/>
        </w:rPr>
        <w:t xml:space="preserve"> in prominent</w:t>
      </w:r>
      <w:r w:rsidRPr="00DD768A">
        <w:rPr>
          <w:rFonts w:ascii="Times New Roman" w:hAnsi="Times New Roman" w:cs="Times New Roman"/>
          <w:spacing w:val="-2"/>
        </w:rPr>
        <w:t xml:space="preserve"> </w:t>
      </w:r>
      <w:r w:rsidR="001476CF" w:rsidRPr="00DD768A">
        <w:rPr>
          <w:rFonts w:ascii="Times New Roman" w:hAnsi="Times New Roman" w:cs="Times New Roman"/>
          <w:spacing w:val="-2"/>
        </w:rPr>
        <w:t>I</w:t>
      </w:r>
      <w:r w:rsidRPr="00DD768A">
        <w:rPr>
          <w:rFonts w:ascii="Times New Roman" w:hAnsi="Times New Roman" w:cs="Times New Roman"/>
          <w:spacing w:val="-2"/>
        </w:rPr>
        <w:t xml:space="preserve">ntroduction to </w:t>
      </w:r>
      <w:r w:rsidR="001476CF" w:rsidRPr="00DD768A">
        <w:rPr>
          <w:rFonts w:ascii="Times New Roman" w:hAnsi="Times New Roman" w:cs="Times New Roman"/>
          <w:spacing w:val="-2"/>
        </w:rPr>
        <w:t>C</w:t>
      </w:r>
      <w:r w:rsidRPr="00DD768A">
        <w:rPr>
          <w:rFonts w:ascii="Times New Roman" w:hAnsi="Times New Roman" w:cs="Times New Roman"/>
          <w:spacing w:val="-2"/>
        </w:rPr>
        <w:t xml:space="preserve">ognitive </w:t>
      </w:r>
      <w:r w:rsidR="001476CF" w:rsidRPr="00DD768A">
        <w:rPr>
          <w:rFonts w:ascii="Times New Roman" w:hAnsi="Times New Roman" w:cs="Times New Roman"/>
          <w:spacing w:val="-2"/>
        </w:rPr>
        <w:t>D</w:t>
      </w:r>
      <w:r w:rsidRPr="00DD768A">
        <w:rPr>
          <w:rFonts w:ascii="Times New Roman" w:hAnsi="Times New Roman" w:cs="Times New Roman"/>
          <w:spacing w:val="-2"/>
        </w:rPr>
        <w:t xml:space="preserve">evelopment textbooks (e.g., Flavell, Miller, &amp; Miller, 2001; Goswami, 2008). Thus, it remains </w:t>
      </w:r>
      <w:r w:rsidR="00762D4E" w:rsidRPr="00DD768A">
        <w:rPr>
          <w:rFonts w:ascii="Times New Roman" w:hAnsi="Times New Roman" w:cs="Times New Roman"/>
          <w:spacing w:val="-2"/>
        </w:rPr>
        <w:t xml:space="preserve">an open question </w:t>
      </w:r>
      <w:r w:rsidRPr="00DD768A">
        <w:rPr>
          <w:rFonts w:ascii="Times New Roman" w:hAnsi="Times New Roman" w:cs="Times New Roman"/>
          <w:spacing w:val="-2"/>
        </w:rPr>
        <w:t xml:space="preserve">whether </w:t>
      </w:r>
      <w:r w:rsidR="00762D4E" w:rsidRPr="00DD768A">
        <w:rPr>
          <w:rFonts w:ascii="Times New Roman" w:hAnsi="Times New Roman" w:cs="Times New Roman"/>
          <w:spacing w:val="-2"/>
        </w:rPr>
        <w:t>the original</w:t>
      </w:r>
      <w:r w:rsidRPr="00DD768A">
        <w:rPr>
          <w:rFonts w:ascii="Times New Roman" w:hAnsi="Times New Roman" w:cs="Times New Roman"/>
          <w:spacing w:val="-2"/>
        </w:rPr>
        <w:t xml:space="preserve"> findings</w:t>
      </w:r>
      <w:r w:rsidR="00762D4E" w:rsidRPr="00DD768A">
        <w:rPr>
          <w:rFonts w:ascii="Times New Roman" w:hAnsi="Times New Roman" w:cs="Times New Roman"/>
          <w:spacing w:val="-2"/>
        </w:rPr>
        <w:t xml:space="preserve"> </w:t>
      </w:r>
      <w:r w:rsidR="0006663C" w:rsidRPr="00DD768A">
        <w:rPr>
          <w:rFonts w:ascii="Times New Roman" w:hAnsi="Times New Roman" w:cs="Times New Roman"/>
          <w:spacing w:val="-2"/>
        </w:rPr>
        <w:t>are replicable</w:t>
      </w:r>
      <w:r w:rsidRPr="00DD768A">
        <w:rPr>
          <w:rFonts w:ascii="Times New Roman" w:hAnsi="Times New Roman" w:cs="Times New Roman"/>
          <w:spacing w:val="-2"/>
        </w:rPr>
        <w:t xml:space="preserve">. Second, </w:t>
      </w:r>
      <w:r w:rsidR="00762D4E" w:rsidRPr="00DD768A">
        <w:rPr>
          <w:rFonts w:ascii="Times New Roman" w:hAnsi="Times New Roman" w:cs="Times New Roman"/>
          <w:spacing w:val="-2"/>
        </w:rPr>
        <w:t>although</w:t>
      </w:r>
      <w:r w:rsidRPr="00DD768A">
        <w:rPr>
          <w:rFonts w:ascii="Times New Roman" w:hAnsi="Times New Roman" w:cs="Times New Roman"/>
          <w:spacing w:val="-2"/>
        </w:rPr>
        <w:t xml:space="preserve"> the </w:t>
      </w:r>
      <w:r w:rsidR="00762D4E" w:rsidRPr="00DD768A">
        <w:rPr>
          <w:rFonts w:ascii="Times New Roman" w:hAnsi="Times New Roman" w:cs="Times New Roman"/>
          <w:spacing w:val="-2"/>
        </w:rPr>
        <w:t>Core Knowledge account</w:t>
      </w:r>
      <w:r w:rsidRPr="00DD768A">
        <w:rPr>
          <w:rFonts w:ascii="Times New Roman" w:hAnsi="Times New Roman" w:cs="Times New Roman"/>
          <w:spacing w:val="-2"/>
        </w:rPr>
        <w:t xml:space="preserve"> assumes that infants possess innate knowledge about the causal properties of people and objects, Spelke et al. (1995)</w:t>
      </w:r>
      <w:r w:rsidR="0045708E" w:rsidRPr="00DD768A">
        <w:rPr>
          <w:rFonts w:ascii="Times New Roman" w:hAnsi="Times New Roman" w:cs="Times New Roman"/>
          <w:spacing w:val="-2"/>
        </w:rPr>
        <w:t xml:space="preserve"> only</w:t>
      </w:r>
      <w:r w:rsidRPr="00DD768A">
        <w:rPr>
          <w:rFonts w:ascii="Times New Roman" w:hAnsi="Times New Roman" w:cs="Times New Roman"/>
          <w:spacing w:val="-2"/>
        </w:rPr>
        <w:t xml:space="preserve"> tested 7-month-olds. This is problematic because the infants' looking behaviors in Spelke et al. (2007) could have been based on</w:t>
      </w:r>
      <w:r w:rsidR="0045708E" w:rsidRPr="00DD768A">
        <w:rPr>
          <w:rFonts w:ascii="Times New Roman" w:hAnsi="Times New Roman" w:cs="Times New Roman"/>
          <w:spacing w:val="-2"/>
        </w:rPr>
        <w:t xml:space="preserve"> seven months of</w:t>
      </w:r>
      <w:r w:rsidRPr="00DD768A">
        <w:rPr>
          <w:rFonts w:ascii="Times New Roman" w:hAnsi="Times New Roman" w:cs="Times New Roman"/>
          <w:spacing w:val="-2"/>
        </w:rPr>
        <w:t xml:space="preserve"> extensive</w:t>
      </w:r>
      <w:r w:rsidR="0045708E" w:rsidRPr="00DD768A">
        <w:rPr>
          <w:rFonts w:ascii="Times New Roman" w:hAnsi="Times New Roman" w:cs="Times New Roman"/>
          <w:spacing w:val="-2"/>
        </w:rPr>
        <w:t xml:space="preserve">, </w:t>
      </w:r>
      <w:r w:rsidRPr="00DD768A">
        <w:rPr>
          <w:rFonts w:ascii="Times New Roman" w:hAnsi="Times New Roman" w:cs="Times New Roman"/>
          <w:spacing w:val="-2"/>
        </w:rPr>
        <w:t>real-world experience</w:t>
      </w:r>
      <w:r w:rsidR="0045708E" w:rsidRPr="00DD768A">
        <w:rPr>
          <w:rFonts w:ascii="Times New Roman" w:hAnsi="Times New Roman" w:cs="Times New Roman"/>
          <w:spacing w:val="-2"/>
        </w:rPr>
        <w:t xml:space="preserve"> </w:t>
      </w:r>
      <w:r w:rsidR="007E75BA" w:rsidRPr="00DD768A">
        <w:rPr>
          <w:rFonts w:ascii="Times New Roman" w:hAnsi="Times New Roman" w:cs="Times New Roman"/>
          <w:spacing w:val="-2"/>
        </w:rPr>
        <w:t>that involved observing and learning</w:t>
      </w:r>
      <w:r w:rsidR="0045708E" w:rsidRPr="00DD768A">
        <w:rPr>
          <w:rFonts w:ascii="Times New Roman" w:hAnsi="Times New Roman" w:cs="Times New Roman"/>
          <w:spacing w:val="-2"/>
        </w:rPr>
        <w:t xml:space="preserve"> about the causal properties </w:t>
      </w:r>
      <w:r w:rsidR="00EE72C8" w:rsidRPr="00DD768A">
        <w:rPr>
          <w:rFonts w:ascii="Times New Roman" w:hAnsi="Times New Roman" w:cs="Times New Roman"/>
          <w:spacing w:val="-2"/>
        </w:rPr>
        <w:t xml:space="preserve">that distinguish people from inanimate objects </w:t>
      </w:r>
      <w:r w:rsidRPr="00DD768A">
        <w:rPr>
          <w:rFonts w:ascii="Times New Roman" w:hAnsi="Times New Roman" w:cs="Times New Roman"/>
          <w:spacing w:val="-2"/>
        </w:rPr>
        <w:t xml:space="preserve">rather than on innate knowledge about </w:t>
      </w:r>
      <w:r w:rsidR="0045708E" w:rsidRPr="00DD768A">
        <w:rPr>
          <w:rFonts w:ascii="Times New Roman" w:hAnsi="Times New Roman" w:cs="Times New Roman"/>
          <w:spacing w:val="-2"/>
        </w:rPr>
        <w:t>those properties</w:t>
      </w:r>
      <w:r w:rsidRPr="00DD768A">
        <w:rPr>
          <w:rFonts w:ascii="Times New Roman" w:hAnsi="Times New Roman" w:cs="Times New Roman"/>
          <w:spacing w:val="-2"/>
        </w:rPr>
        <w:t xml:space="preserve">. </w:t>
      </w:r>
      <w:r w:rsidR="00FF295D" w:rsidRPr="00DD768A">
        <w:rPr>
          <w:rFonts w:ascii="Times New Roman" w:hAnsi="Times New Roman" w:cs="Times New Roman"/>
          <w:spacing w:val="-2"/>
        </w:rPr>
        <w:t>This study</w:t>
      </w:r>
      <w:r w:rsidR="00EE72C8" w:rsidRPr="00DD768A">
        <w:rPr>
          <w:rFonts w:ascii="Times New Roman" w:hAnsi="Times New Roman" w:cs="Times New Roman"/>
          <w:spacing w:val="-2"/>
        </w:rPr>
        <w:t xml:space="preserve"> neither tested infants younger than 7 months of age to determine to what extent infants’ causal knowledge about people and inanimate objects is innate nor did </w:t>
      </w:r>
      <w:r w:rsidR="0039039F" w:rsidRPr="00DD768A">
        <w:rPr>
          <w:rFonts w:ascii="Times New Roman" w:hAnsi="Times New Roman" w:cs="Times New Roman"/>
          <w:spacing w:val="-2"/>
        </w:rPr>
        <w:t>they</w:t>
      </w:r>
      <w:r w:rsidR="00A77407" w:rsidRPr="00DD768A">
        <w:rPr>
          <w:rFonts w:ascii="Times New Roman" w:hAnsi="Times New Roman" w:cs="Times New Roman"/>
          <w:spacing w:val="-2"/>
        </w:rPr>
        <w:t xml:space="preserve"> test infants at different ages to determine whether </w:t>
      </w:r>
      <w:r w:rsidR="006E0854" w:rsidRPr="00DD768A">
        <w:rPr>
          <w:rFonts w:ascii="Times New Roman" w:hAnsi="Times New Roman" w:cs="Times New Roman"/>
          <w:spacing w:val="-2"/>
        </w:rPr>
        <w:t>this</w:t>
      </w:r>
      <w:r w:rsidR="00A77407" w:rsidRPr="00DD768A">
        <w:rPr>
          <w:rFonts w:ascii="Times New Roman" w:hAnsi="Times New Roman" w:cs="Times New Roman"/>
          <w:spacing w:val="-2"/>
        </w:rPr>
        <w:t xml:space="preserve"> knowledge undergoes a developmental progression</w:t>
      </w:r>
      <w:r w:rsidR="00EE72C8" w:rsidRPr="00DD768A">
        <w:rPr>
          <w:rFonts w:ascii="Times New Roman" w:hAnsi="Times New Roman" w:cs="Times New Roman"/>
          <w:spacing w:val="-2"/>
        </w:rPr>
        <w:t xml:space="preserve"> during the first year of life</w:t>
      </w:r>
      <w:r w:rsidR="00A77407" w:rsidRPr="00DD768A">
        <w:rPr>
          <w:rFonts w:ascii="Times New Roman" w:hAnsi="Times New Roman" w:cs="Times New Roman"/>
          <w:spacing w:val="-2"/>
        </w:rPr>
        <w:t xml:space="preserve">. </w:t>
      </w:r>
    </w:p>
    <w:p w14:paraId="15849BB6" w14:textId="795B6F3C" w:rsidR="000E1A4F" w:rsidRPr="00DD768A" w:rsidRDefault="000E1A4F" w:rsidP="000E1A4F">
      <w:pPr>
        <w:spacing w:line="240" w:lineRule="exact"/>
        <w:ind w:firstLine="720"/>
        <w:contextualSpacing/>
        <w:jc w:val="both"/>
        <w:rPr>
          <w:rFonts w:ascii="Times New Roman" w:hAnsi="Times New Roman" w:cs="Times New Roman"/>
          <w:spacing w:val="-2"/>
        </w:rPr>
      </w:pPr>
      <w:r w:rsidRPr="00DD768A">
        <w:rPr>
          <w:rFonts w:ascii="Times New Roman" w:hAnsi="Times New Roman" w:cs="Times New Roman"/>
          <w:spacing w:val="-2"/>
        </w:rPr>
        <w:t xml:space="preserve">A particularly pernicious limitation of Spelke et al. (1995) is that some of the stimuli that were used were imbued with animacy cues. In particular, prior to habituation, all infants were familiarized with the people and object stimuli as well as with the central screen. Infants assigned to the Inanimate Object condition were shown two inanimate objects—one </w:t>
      </w:r>
      <w:ins w:id="14" w:author="Amy Needham" w:date="2022-09-26T14:00:00Z">
        <w:r w:rsidR="000A2026">
          <w:rPr>
            <w:rFonts w:ascii="Times New Roman" w:hAnsi="Times New Roman" w:cs="Times New Roman"/>
            <w:spacing w:val="-2"/>
          </w:rPr>
          <w:t xml:space="preserve">to the right of and the other to the left of </w:t>
        </w:r>
      </w:ins>
      <w:del w:id="15" w:author="Amy Needham" w:date="2022-09-26T14:00:00Z">
        <w:r w:rsidRPr="00DD768A" w:rsidDel="000A2026">
          <w:rPr>
            <w:rFonts w:ascii="Times New Roman" w:hAnsi="Times New Roman" w:cs="Times New Roman"/>
            <w:spacing w:val="-2"/>
          </w:rPr>
          <w:delText xml:space="preserve">of the objects stood on one side of </w:delText>
        </w:r>
      </w:del>
      <w:r w:rsidRPr="00DD768A">
        <w:rPr>
          <w:rFonts w:ascii="Times New Roman" w:hAnsi="Times New Roman" w:cs="Times New Roman"/>
          <w:spacing w:val="-2"/>
        </w:rPr>
        <w:t>the central screen</w:t>
      </w:r>
      <w:del w:id="16" w:author="Amy Needham" w:date="2022-09-26T14:00:00Z">
        <w:r w:rsidRPr="00DD768A" w:rsidDel="000A2026">
          <w:rPr>
            <w:rFonts w:ascii="Times New Roman" w:hAnsi="Times New Roman" w:cs="Times New Roman"/>
            <w:spacing w:val="-2"/>
          </w:rPr>
          <w:delText xml:space="preserve">, and the other object stood on the other side of </w:delText>
        </w:r>
        <w:r w:rsidRPr="00DD768A" w:rsidDel="000A2026">
          <w:rPr>
            <w:rFonts w:ascii="Times New Roman" w:hAnsi="Times New Roman" w:cs="Times New Roman"/>
            <w:spacing w:val="-2"/>
          </w:rPr>
          <w:lastRenderedPageBreak/>
          <w:delText>the screen</w:delText>
        </w:r>
      </w:del>
      <w:r w:rsidRPr="00DD768A">
        <w:rPr>
          <w:rFonts w:ascii="Times New Roman" w:hAnsi="Times New Roman" w:cs="Times New Roman"/>
          <w:spacing w:val="-2"/>
        </w:rPr>
        <w:t xml:space="preserve">.  Infants assigned to the People condition were shown two people that stood on either side of the central screen. These people danced and wiggled slightly throughout the familiarization phase. In contrast, the two objects remained motionless during the familiarization phase. Thus, the two conditions differed not only in terms of the stimuli that were used (i.e., people vs. inanimate objects) </w:t>
      </w:r>
      <w:commentRangeStart w:id="17"/>
      <w:r w:rsidRPr="00DD768A">
        <w:rPr>
          <w:rFonts w:ascii="Times New Roman" w:hAnsi="Times New Roman" w:cs="Times New Roman"/>
          <w:spacing w:val="-2"/>
        </w:rPr>
        <w:t xml:space="preserve">but also in terms of the cues to animacy that were provided (i.e., the people, but not the inanimate objects, danced and wiggled). Thus, it is impossible to know from this study whether infants’ responses to the Contact and No Contact test events across experimental conditions was due to these animacy cues or to their innate knowledge about the causal properties of people and inanimate objects. </w:t>
      </w:r>
      <w:commentRangeEnd w:id="17"/>
      <w:r w:rsidR="002B6DDA">
        <w:rPr>
          <w:rStyle w:val="CommentReference"/>
        </w:rPr>
        <w:commentReference w:id="17"/>
      </w:r>
    </w:p>
    <w:p w14:paraId="1A68078E" w14:textId="44451197" w:rsidR="00372FE9" w:rsidRPr="00DD768A" w:rsidRDefault="000E1A4F" w:rsidP="007036EF">
      <w:pPr>
        <w:spacing w:line="240" w:lineRule="exact"/>
        <w:ind w:firstLine="720"/>
        <w:contextualSpacing/>
        <w:jc w:val="both"/>
        <w:rPr>
          <w:rFonts w:ascii="Times New Roman" w:hAnsi="Times New Roman" w:cs="Times New Roman"/>
          <w:spacing w:val="-2"/>
        </w:rPr>
      </w:pPr>
      <w:commentRangeStart w:id="18"/>
      <w:r>
        <w:rPr>
          <w:rFonts w:ascii="Times New Roman" w:hAnsi="Times New Roman" w:cs="Times New Roman"/>
          <w:spacing w:val="-2"/>
        </w:rPr>
        <w:t>Fourth</w:t>
      </w:r>
      <w:r w:rsidR="00837A49" w:rsidRPr="00DD768A">
        <w:rPr>
          <w:rFonts w:ascii="Times New Roman" w:hAnsi="Times New Roman" w:cs="Times New Roman"/>
          <w:spacing w:val="-2"/>
        </w:rPr>
        <w:t>,</w:t>
      </w:r>
      <w:r w:rsidR="001F0E5C" w:rsidRPr="00DD768A">
        <w:rPr>
          <w:rFonts w:ascii="Times New Roman" w:hAnsi="Times New Roman" w:cs="Times New Roman"/>
          <w:spacing w:val="-2"/>
        </w:rPr>
        <w:t xml:space="preserve"> </w:t>
      </w:r>
      <w:r w:rsidR="00837A49" w:rsidRPr="00DD768A">
        <w:rPr>
          <w:rFonts w:ascii="Times New Roman" w:hAnsi="Times New Roman" w:cs="Times New Roman"/>
          <w:spacing w:val="-2"/>
        </w:rPr>
        <w:t xml:space="preserve">it </w:t>
      </w:r>
      <w:r>
        <w:rPr>
          <w:rFonts w:ascii="Times New Roman" w:hAnsi="Times New Roman" w:cs="Times New Roman"/>
          <w:spacing w:val="-2"/>
        </w:rPr>
        <w:t>may</w:t>
      </w:r>
      <w:r w:rsidR="00837A49" w:rsidRPr="00DD768A">
        <w:rPr>
          <w:rFonts w:ascii="Times New Roman" w:hAnsi="Times New Roman" w:cs="Times New Roman"/>
          <w:spacing w:val="-2"/>
        </w:rPr>
        <w:t xml:space="preserve"> not</w:t>
      </w:r>
      <w:r w:rsidR="00EB3976">
        <w:rPr>
          <w:rFonts w:ascii="Times New Roman" w:hAnsi="Times New Roman" w:cs="Times New Roman"/>
          <w:spacing w:val="-2"/>
        </w:rPr>
        <w:t xml:space="preserve"> be</w:t>
      </w:r>
      <w:r w:rsidR="00837A49" w:rsidRPr="00DD768A">
        <w:rPr>
          <w:rFonts w:ascii="Times New Roman" w:hAnsi="Times New Roman" w:cs="Times New Roman"/>
          <w:spacing w:val="-2"/>
        </w:rPr>
        <w:t xml:space="preserve"> necessary to assume that infants are born with innate knowledge </w:t>
      </w:r>
      <w:r w:rsidR="00040E34" w:rsidRPr="00DD768A">
        <w:rPr>
          <w:rFonts w:ascii="Times New Roman" w:hAnsi="Times New Roman" w:cs="Times New Roman"/>
          <w:spacing w:val="-2"/>
        </w:rPr>
        <w:t>about the causal properties of people and inanimate objects</w:t>
      </w:r>
      <w:r w:rsidR="00167645" w:rsidRPr="00DD768A">
        <w:rPr>
          <w:rFonts w:ascii="Times New Roman" w:hAnsi="Times New Roman" w:cs="Times New Roman"/>
          <w:spacing w:val="-2"/>
        </w:rPr>
        <w:t xml:space="preserve"> to account for the findings in Spelke et al. (1995</w:t>
      </w:r>
      <w:r w:rsidR="00FE44FD" w:rsidRPr="00DD768A">
        <w:rPr>
          <w:rFonts w:ascii="Times New Roman" w:hAnsi="Times New Roman" w:cs="Times New Roman"/>
          <w:spacing w:val="-2"/>
        </w:rPr>
        <w:t>)</w:t>
      </w:r>
      <w:r w:rsidR="00FE44FD">
        <w:rPr>
          <w:rFonts w:ascii="Times New Roman" w:hAnsi="Times New Roman" w:cs="Times New Roman"/>
          <w:spacing w:val="-2"/>
        </w:rPr>
        <w:t xml:space="preserve"> specifically</w:t>
      </w:r>
      <w:r w:rsidR="007D18EC">
        <w:rPr>
          <w:rFonts w:ascii="Times New Roman" w:hAnsi="Times New Roman" w:cs="Times New Roman"/>
          <w:spacing w:val="-2"/>
        </w:rPr>
        <w:t xml:space="preserve"> or to explain infants’ developing causal knowledge about people and inanimate objects generally</w:t>
      </w:r>
      <w:r w:rsidR="00837A49" w:rsidRPr="00DD768A">
        <w:rPr>
          <w:rFonts w:ascii="Times New Roman" w:hAnsi="Times New Roman" w:cs="Times New Roman"/>
          <w:spacing w:val="-2"/>
        </w:rPr>
        <w:t>.</w:t>
      </w:r>
      <w:commentRangeEnd w:id="18"/>
      <w:r w:rsidR="002B6DDA">
        <w:rPr>
          <w:rStyle w:val="CommentReference"/>
        </w:rPr>
        <w:commentReference w:id="18"/>
      </w:r>
      <w:r w:rsidR="00AC1514" w:rsidRPr="00DD768A">
        <w:rPr>
          <w:rFonts w:ascii="Times New Roman" w:hAnsi="Times New Roman" w:cs="Times New Roman"/>
          <w:spacing w:val="-2"/>
        </w:rPr>
        <w:t xml:space="preserve"> This is because infants </w:t>
      </w:r>
      <w:r w:rsidR="0069599A">
        <w:rPr>
          <w:rFonts w:ascii="Times New Roman" w:hAnsi="Times New Roman" w:cs="Times New Roman"/>
          <w:spacing w:val="-2"/>
        </w:rPr>
        <w:t xml:space="preserve">may learn </w:t>
      </w:r>
      <w:r w:rsidR="00AC1514" w:rsidRPr="00DD768A">
        <w:rPr>
          <w:rFonts w:ascii="Times New Roman" w:hAnsi="Times New Roman" w:cs="Times New Roman"/>
          <w:spacing w:val="-2"/>
        </w:rPr>
        <w:t>about the causal properties of people and inanimate object</w:t>
      </w:r>
      <w:ins w:id="19" w:author="Amy Needham" w:date="2022-09-26T14:04:00Z">
        <w:r w:rsidR="002B6DDA">
          <w:rPr>
            <w:rFonts w:ascii="Times New Roman" w:hAnsi="Times New Roman" w:cs="Times New Roman"/>
            <w:spacing w:val="-2"/>
          </w:rPr>
          <w:t>s</w:t>
        </w:r>
      </w:ins>
      <w:r w:rsidR="00AC1514" w:rsidRPr="00DD768A">
        <w:rPr>
          <w:rFonts w:ascii="Times New Roman" w:hAnsi="Times New Roman" w:cs="Times New Roman"/>
          <w:spacing w:val="-2"/>
        </w:rPr>
        <w:t xml:space="preserve"> via domain-general associative learning</w:t>
      </w:r>
      <w:r w:rsidR="00D23CD9">
        <w:rPr>
          <w:rFonts w:ascii="Times New Roman" w:hAnsi="Times New Roman" w:cs="Times New Roman"/>
          <w:spacing w:val="-2"/>
        </w:rPr>
        <w:t xml:space="preserve"> in conjunction</w:t>
      </w:r>
      <w:r w:rsidR="00AC1514" w:rsidRPr="00DD768A">
        <w:rPr>
          <w:rFonts w:ascii="Times New Roman" w:hAnsi="Times New Roman" w:cs="Times New Roman"/>
          <w:spacing w:val="-2"/>
        </w:rPr>
        <w:t xml:space="preserve"> with </w:t>
      </w:r>
      <w:r w:rsidR="00437DF2" w:rsidRPr="00DD768A">
        <w:rPr>
          <w:rFonts w:ascii="Times New Roman" w:hAnsi="Times New Roman" w:cs="Times New Roman"/>
          <w:spacing w:val="-2"/>
        </w:rPr>
        <w:t xml:space="preserve">a small number </w:t>
      </w:r>
      <w:r w:rsidR="0000353F" w:rsidRPr="00DD768A">
        <w:rPr>
          <w:rFonts w:ascii="Times New Roman" w:hAnsi="Times New Roman" w:cs="Times New Roman"/>
          <w:spacing w:val="-2"/>
        </w:rPr>
        <w:t>of inherent perceptual biases</w:t>
      </w:r>
      <w:r w:rsidR="009E4543" w:rsidRPr="00DD768A">
        <w:rPr>
          <w:rFonts w:ascii="Times New Roman" w:hAnsi="Times New Roman" w:cs="Times New Roman"/>
          <w:spacing w:val="-2"/>
        </w:rPr>
        <w:t>,</w:t>
      </w:r>
      <w:r w:rsidR="00EF05A7" w:rsidRPr="00DD768A">
        <w:rPr>
          <w:rFonts w:ascii="Times New Roman" w:hAnsi="Times New Roman" w:cs="Times New Roman"/>
          <w:spacing w:val="-2"/>
        </w:rPr>
        <w:t xml:space="preserve"> such as </w:t>
      </w:r>
      <w:r w:rsidR="009F62CD" w:rsidRPr="00DD768A">
        <w:rPr>
          <w:rFonts w:ascii="Times New Roman" w:hAnsi="Times New Roman" w:cs="Times New Roman"/>
          <w:spacing w:val="-2"/>
        </w:rPr>
        <w:t>bias</w:t>
      </w:r>
      <w:r w:rsidR="00EF05A7" w:rsidRPr="00DD768A">
        <w:rPr>
          <w:rFonts w:ascii="Times New Roman" w:hAnsi="Times New Roman" w:cs="Times New Roman"/>
          <w:spacing w:val="-2"/>
        </w:rPr>
        <w:t>es</w:t>
      </w:r>
      <w:r w:rsidR="009F62CD" w:rsidRPr="00DD768A">
        <w:rPr>
          <w:rFonts w:ascii="Times New Roman" w:hAnsi="Times New Roman" w:cs="Times New Roman"/>
          <w:spacing w:val="-2"/>
        </w:rPr>
        <w:t xml:space="preserve"> for </w:t>
      </w:r>
      <w:r w:rsidR="00107297" w:rsidRPr="00DD768A">
        <w:rPr>
          <w:rFonts w:ascii="Times New Roman" w:hAnsi="Times New Roman" w:cs="Times New Roman"/>
          <w:spacing w:val="-2"/>
        </w:rPr>
        <w:t>face-like stimuli over non-face-like stimuli</w:t>
      </w:r>
      <w:r w:rsidR="009F62CD" w:rsidRPr="00DD768A">
        <w:rPr>
          <w:rFonts w:ascii="Times New Roman" w:hAnsi="Times New Roman" w:cs="Times New Roman"/>
          <w:spacing w:val="-2"/>
        </w:rPr>
        <w:t xml:space="preserve"> (</w:t>
      </w:r>
      <w:r w:rsidR="00107297" w:rsidRPr="00DD768A">
        <w:rPr>
          <w:rFonts w:ascii="Times New Roman" w:hAnsi="Times New Roman" w:cs="Times New Roman"/>
          <w:spacing w:val="-2"/>
        </w:rPr>
        <w:t>e.g., Morton &amp; Johnson, 1991</w:t>
      </w:r>
      <w:r w:rsidR="009F62CD" w:rsidRPr="00DD768A">
        <w:rPr>
          <w:rFonts w:ascii="Times New Roman" w:hAnsi="Times New Roman" w:cs="Times New Roman"/>
          <w:spacing w:val="-2"/>
        </w:rPr>
        <w:t>)</w:t>
      </w:r>
      <w:r w:rsidR="00EF05A7" w:rsidRPr="00DD768A">
        <w:rPr>
          <w:rFonts w:ascii="Times New Roman" w:hAnsi="Times New Roman" w:cs="Times New Roman"/>
          <w:spacing w:val="-2"/>
        </w:rPr>
        <w:t xml:space="preserve"> </w:t>
      </w:r>
      <w:r w:rsidR="00167645" w:rsidRPr="00DD768A">
        <w:rPr>
          <w:rFonts w:ascii="Times New Roman" w:hAnsi="Times New Roman" w:cs="Times New Roman"/>
          <w:spacing w:val="-2"/>
        </w:rPr>
        <w:t>and for</w:t>
      </w:r>
      <w:r w:rsidR="00EF05A7" w:rsidRPr="00DD768A">
        <w:rPr>
          <w:rFonts w:ascii="Times New Roman" w:hAnsi="Times New Roman" w:cs="Times New Roman"/>
          <w:spacing w:val="-2"/>
        </w:rPr>
        <w:t xml:space="preserve"> </w:t>
      </w:r>
      <w:r w:rsidR="00C6191F" w:rsidRPr="00DD768A">
        <w:rPr>
          <w:rFonts w:ascii="Times New Roman" w:hAnsi="Times New Roman" w:cs="Times New Roman"/>
          <w:spacing w:val="-2"/>
        </w:rPr>
        <w:t>movement over non-movement</w:t>
      </w:r>
      <w:r w:rsidR="00107297" w:rsidRPr="00DD768A">
        <w:rPr>
          <w:rFonts w:ascii="Times New Roman" w:hAnsi="Times New Roman" w:cs="Times New Roman"/>
          <w:spacing w:val="-2"/>
        </w:rPr>
        <w:t xml:space="preserve"> (</w:t>
      </w:r>
      <w:r w:rsidR="002D2BBE" w:rsidRPr="00DD768A">
        <w:rPr>
          <w:rFonts w:ascii="Times New Roman" w:hAnsi="Times New Roman" w:cs="Times New Roman"/>
          <w:spacing w:val="-2"/>
        </w:rPr>
        <w:t xml:space="preserve">e.g., Slater, 1989; </w:t>
      </w:r>
      <w:proofErr w:type="spellStart"/>
      <w:r w:rsidR="002D2BBE" w:rsidRPr="00DD768A">
        <w:rPr>
          <w:rFonts w:ascii="Times New Roman" w:hAnsi="Times New Roman" w:cs="Times New Roman"/>
          <w:spacing w:val="-2"/>
        </w:rPr>
        <w:t>Vallortigara</w:t>
      </w:r>
      <w:proofErr w:type="spellEnd"/>
      <w:r w:rsidR="002D2BBE" w:rsidRPr="00DD768A">
        <w:rPr>
          <w:rFonts w:ascii="Times New Roman" w:hAnsi="Times New Roman" w:cs="Times New Roman"/>
          <w:spacing w:val="-2"/>
        </w:rPr>
        <w:t xml:space="preserve">, </w:t>
      </w:r>
      <w:proofErr w:type="spellStart"/>
      <w:r w:rsidR="002D2BBE" w:rsidRPr="00DD768A">
        <w:rPr>
          <w:rFonts w:ascii="Times New Roman" w:hAnsi="Times New Roman" w:cs="Times New Roman"/>
          <w:spacing w:val="-2"/>
        </w:rPr>
        <w:t>Regolin</w:t>
      </w:r>
      <w:proofErr w:type="spellEnd"/>
      <w:r w:rsidR="002D2BBE" w:rsidRPr="00DD768A">
        <w:rPr>
          <w:rFonts w:ascii="Times New Roman" w:hAnsi="Times New Roman" w:cs="Times New Roman"/>
          <w:spacing w:val="-2"/>
        </w:rPr>
        <w:t xml:space="preserve">, &amp; </w:t>
      </w:r>
      <w:proofErr w:type="spellStart"/>
      <w:r w:rsidR="002D2BBE" w:rsidRPr="00DD768A">
        <w:rPr>
          <w:rFonts w:ascii="Times New Roman" w:hAnsi="Times New Roman" w:cs="Times New Roman"/>
          <w:spacing w:val="-2"/>
        </w:rPr>
        <w:t>Marconato</w:t>
      </w:r>
      <w:proofErr w:type="spellEnd"/>
      <w:r w:rsidR="002D2BBE" w:rsidRPr="00DD768A">
        <w:rPr>
          <w:rFonts w:ascii="Times New Roman" w:hAnsi="Times New Roman" w:cs="Times New Roman"/>
          <w:spacing w:val="-2"/>
        </w:rPr>
        <w:t>, 2005</w:t>
      </w:r>
      <w:r w:rsidR="00EF05A7" w:rsidRPr="00DD768A">
        <w:rPr>
          <w:rFonts w:ascii="Times New Roman" w:hAnsi="Times New Roman" w:cs="Times New Roman"/>
          <w:spacing w:val="-2"/>
        </w:rPr>
        <w:t>)</w:t>
      </w:r>
      <w:r w:rsidR="00167645" w:rsidRPr="00DD768A">
        <w:rPr>
          <w:rFonts w:ascii="Times New Roman" w:hAnsi="Times New Roman" w:cs="Times New Roman"/>
          <w:spacing w:val="-2"/>
        </w:rPr>
        <w:t>, among others (e.g., Rakison &amp; Lupyan, 2008)</w:t>
      </w:r>
      <w:r w:rsidR="00837A49" w:rsidRPr="00DD768A">
        <w:rPr>
          <w:rFonts w:ascii="Times New Roman" w:hAnsi="Times New Roman" w:cs="Times New Roman"/>
          <w:spacing w:val="-2"/>
        </w:rPr>
        <w:t>.</w:t>
      </w:r>
      <w:r w:rsidR="004478D1" w:rsidRPr="00DD768A">
        <w:rPr>
          <w:rFonts w:ascii="Times New Roman" w:hAnsi="Times New Roman" w:cs="Times New Roman"/>
          <w:spacing w:val="-2"/>
        </w:rPr>
        <w:t xml:space="preserve"> </w:t>
      </w:r>
      <w:r w:rsidR="009E4543" w:rsidRPr="00DD768A">
        <w:rPr>
          <w:rFonts w:ascii="Times New Roman" w:hAnsi="Times New Roman" w:cs="Times New Roman"/>
          <w:spacing w:val="-2"/>
        </w:rPr>
        <w:t>These biases serve</w:t>
      </w:r>
      <w:r w:rsidR="0004777C" w:rsidRPr="00DD768A">
        <w:rPr>
          <w:rFonts w:ascii="Times New Roman" w:hAnsi="Times New Roman" w:cs="Times New Roman"/>
          <w:spacing w:val="-2"/>
        </w:rPr>
        <w:t xml:space="preserve"> </w:t>
      </w:r>
      <w:r w:rsidR="004478D1" w:rsidRPr="00DD768A">
        <w:rPr>
          <w:rFonts w:ascii="Times New Roman" w:hAnsi="Times New Roman" w:cs="Times New Roman"/>
          <w:spacing w:val="-2"/>
        </w:rPr>
        <w:t xml:space="preserve">to </w:t>
      </w:r>
      <w:r w:rsidR="00107297" w:rsidRPr="00DD768A">
        <w:rPr>
          <w:rFonts w:ascii="Times New Roman" w:hAnsi="Times New Roman" w:cs="Times New Roman"/>
          <w:spacing w:val="-2"/>
        </w:rPr>
        <w:t xml:space="preserve">emphasize </w:t>
      </w:r>
      <w:r w:rsidR="0004777C" w:rsidRPr="00DD768A">
        <w:rPr>
          <w:rFonts w:ascii="Times New Roman" w:hAnsi="Times New Roman" w:cs="Times New Roman"/>
          <w:spacing w:val="-2"/>
        </w:rPr>
        <w:t xml:space="preserve">certain regions of the perceptual array and </w:t>
      </w:r>
      <w:r w:rsidR="00FD6BEE" w:rsidRPr="00DD768A">
        <w:rPr>
          <w:rFonts w:ascii="Times New Roman" w:hAnsi="Times New Roman" w:cs="Times New Roman"/>
          <w:spacing w:val="-2"/>
        </w:rPr>
        <w:t>to deemphasize</w:t>
      </w:r>
      <w:r w:rsidR="0004777C" w:rsidRPr="00DD768A">
        <w:rPr>
          <w:rFonts w:ascii="Times New Roman" w:hAnsi="Times New Roman" w:cs="Times New Roman"/>
          <w:spacing w:val="-2"/>
        </w:rPr>
        <w:t xml:space="preserve"> </w:t>
      </w:r>
      <w:r w:rsidR="002710B2" w:rsidRPr="00DD768A">
        <w:rPr>
          <w:rFonts w:ascii="Times New Roman" w:hAnsi="Times New Roman" w:cs="Times New Roman"/>
          <w:spacing w:val="-2"/>
        </w:rPr>
        <w:t>other regions</w:t>
      </w:r>
      <w:r w:rsidR="0004777C" w:rsidRPr="00DD768A">
        <w:rPr>
          <w:rFonts w:ascii="Times New Roman" w:hAnsi="Times New Roman" w:cs="Times New Roman"/>
          <w:spacing w:val="-2"/>
        </w:rPr>
        <w:t xml:space="preserve">. </w:t>
      </w:r>
      <w:r w:rsidR="00DC1E5A" w:rsidRPr="00DD768A">
        <w:rPr>
          <w:rFonts w:ascii="Times New Roman" w:hAnsi="Times New Roman" w:cs="Times New Roman"/>
          <w:spacing w:val="-2"/>
        </w:rPr>
        <w:t xml:space="preserve">The </w:t>
      </w:r>
      <w:r w:rsidR="00416B0E" w:rsidRPr="00DD768A">
        <w:rPr>
          <w:rFonts w:ascii="Times New Roman" w:hAnsi="Times New Roman" w:cs="Times New Roman"/>
          <w:spacing w:val="-2"/>
        </w:rPr>
        <w:t>idea is that</w:t>
      </w:r>
      <w:r w:rsidR="00837A49" w:rsidRPr="00DD768A">
        <w:rPr>
          <w:rFonts w:ascii="Times New Roman" w:hAnsi="Times New Roman" w:cs="Times New Roman"/>
          <w:spacing w:val="-2"/>
        </w:rPr>
        <w:t xml:space="preserve"> infants' knowledge about the causal properties of people and objects develops </w:t>
      </w:r>
      <w:r w:rsidR="00474736" w:rsidRPr="00DD768A">
        <w:rPr>
          <w:rFonts w:ascii="Times New Roman" w:hAnsi="Times New Roman" w:cs="Times New Roman"/>
          <w:spacing w:val="-2"/>
        </w:rPr>
        <w:t>via an</w:t>
      </w:r>
      <w:r w:rsidR="00837A49" w:rsidRPr="00DD768A">
        <w:rPr>
          <w:rFonts w:ascii="Times New Roman" w:hAnsi="Times New Roman" w:cs="Times New Roman"/>
          <w:spacing w:val="-2"/>
        </w:rPr>
        <w:t xml:space="preserve"> associative-learning mechanism. This </w:t>
      </w:r>
      <w:r w:rsidR="00E15FED" w:rsidRPr="00DD768A">
        <w:rPr>
          <w:rFonts w:ascii="Times New Roman" w:hAnsi="Times New Roman" w:cs="Times New Roman"/>
          <w:spacing w:val="-2"/>
        </w:rPr>
        <w:t xml:space="preserve">process begins when infants </w:t>
      </w:r>
      <w:r w:rsidR="00F57CC3">
        <w:rPr>
          <w:rFonts w:ascii="Times New Roman" w:hAnsi="Times New Roman" w:cs="Times New Roman"/>
          <w:spacing w:val="-2"/>
        </w:rPr>
        <w:t>first notice—either incidentally or intentionally—that a link</w:t>
      </w:r>
      <w:r w:rsidR="00EA67B5" w:rsidRPr="00DD768A">
        <w:rPr>
          <w:rFonts w:ascii="Times New Roman" w:hAnsi="Times New Roman" w:cs="Times New Roman"/>
          <w:spacing w:val="-2"/>
        </w:rPr>
        <w:t xml:space="preserve"> exists</w:t>
      </w:r>
      <w:r w:rsidR="00837A49" w:rsidRPr="00DD768A">
        <w:rPr>
          <w:rFonts w:ascii="Times New Roman" w:hAnsi="Times New Roman" w:cs="Times New Roman"/>
          <w:spacing w:val="-2"/>
        </w:rPr>
        <w:t xml:space="preserve"> between</w:t>
      </w:r>
      <w:r w:rsidR="00F57CC3">
        <w:rPr>
          <w:rFonts w:ascii="Times New Roman" w:hAnsi="Times New Roman" w:cs="Times New Roman"/>
          <w:spacing w:val="-2"/>
        </w:rPr>
        <w:t xml:space="preserve"> certain</w:t>
      </w:r>
      <w:r w:rsidR="00837A49" w:rsidRPr="00DD768A">
        <w:rPr>
          <w:rFonts w:ascii="Times New Roman" w:hAnsi="Times New Roman" w:cs="Times New Roman"/>
          <w:spacing w:val="-2"/>
        </w:rPr>
        <w:t xml:space="preserve"> salient perceptual features (</w:t>
      </w:r>
      <w:commentRangeStart w:id="20"/>
      <w:r w:rsidR="00837A49" w:rsidRPr="00DD768A">
        <w:rPr>
          <w:rFonts w:ascii="Times New Roman" w:hAnsi="Times New Roman" w:cs="Times New Roman"/>
          <w:spacing w:val="-2"/>
        </w:rPr>
        <w:t>e.g., eyes, legs</w:t>
      </w:r>
      <w:r w:rsidR="00E15FED" w:rsidRPr="00DD768A">
        <w:rPr>
          <w:rFonts w:ascii="Times New Roman" w:hAnsi="Times New Roman" w:cs="Times New Roman"/>
          <w:spacing w:val="-2"/>
        </w:rPr>
        <w:t>, etc</w:t>
      </w:r>
      <w:commentRangeEnd w:id="20"/>
      <w:r w:rsidR="002B6DDA">
        <w:rPr>
          <w:rStyle w:val="CommentReference"/>
        </w:rPr>
        <w:commentReference w:id="20"/>
      </w:r>
      <w:r w:rsidR="00E15FED" w:rsidRPr="00DD768A">
        <w:rPr>
          <w:rFonts w:ascii="Times New Roman" w:hAnsi="Times New Roman" w:cs="Times New Roman"/>
          <w:spacing w:val="-2"/>
        </w:rPr>
        <w:t>.</w:t>
      </w:r>
      <w:r w:rsidR="00837A49" w:rsidRPr="00DD768A">
        <w:rPr>
          <w:rFonts w:ascii="Times New Roman" w:hAnsi="Times New Roman" w:cs="Times New Roman"/>
          <w:spacing w:val="-2"/>
        </w:rPr>
        <w:t xml:space="preserve">) and </w:t>
      </w:r>
      <w:r w:rsidR="00F57CC3">
        <w:rPr>
          <w:rFonts w:ascii="Times New Roman" w:hAnsi="Times New Roman" w:cs="Times New Roman"/>
          <w:spacing w:val="-2"/>
        </w:rPr>
        <w:t>different kinds</w:t>
      </w:r>
      <w:r w:rsidR="00837A49" w:rsidRPr="00DD768A">
        <w:rPr>
          <w:rFonts w:ascii="Times New Roman" w:hAnsi="Times New Roman" w:cs="Times New Roman"/>
          <w:spacing w:val="-2"/>
        </w:rPr>
        <w:t xml:space="preserve"> of causal action (e.g., action-at-a-distance causality and contact causality)</w:t>
      </w:r>
      <w:r w:rsidR="006870BC">
        <w:rPr>
          <w:rFonts w:ascii="Times New Roman" w:hAnsi="Times New Roman" w:cs="Times New Roman"/>
          <w:spacing w:val="-2"/>
        </w:rPr>
        <w:t>. Infants may come to notice and then encode this link in the first place</w:t>
      </w:r>
      <w:r w:rsidR="00AB1C4D" w:rsidRPr="00DD768A">
        <w:rPr>
          <w:rFonts w:ascii="Times New Roman" w:hAnsi="Times New Roman" w:cs="Times New Roman"/>
          <w:spacing w:val="-2"/>
        </w:rPr>
        <w:t xml:space="preserve"> </w:t>
      </w:r>
      <w:proofErr w:type="gramStart"/>
      <w:r w:rsidR="00474736" w:rsidRPr="00DD768A">
        <w:rPr>
          <w:rFonts w:ascii="Times New Roman" w:hAnsi="Times New Roman" w:cs="Times New Roman"/>
          <w:spacing w:val="-2"/>
        </w:rPr>
        <w:t>based on the fact that</w:t>
      </w:r>
      <w:proofErr w:type="gramEnd"/>
      <w:r w:rsidR="00AB1C4D" w:rsidRPr="00DD768A">
        <w:rPr>
          <w:rFonts w:ascii="Times New Roman" w:hAnsi="Times New Roman" w:cs="Times New Roman"/>
          <w:spacing w:val="-2"/>
        </w:rPr>
        <w:t xml:space="preserve"> </w:t>
      </w:r>
      <w:r w:rsidR="00C923D9">
        <w:rPr>
          <w:rFonts w:ascii="Times New Roman" w:hAnsi="Times New Roman" w:cs="Times New Roman"/>
          <w:spacing w:val="-2"/>
        </w:rPr>
        <w:t>some</w:t>
      </w:r>
      <w:r w:rsidR="0077178E">
        <w:rPr>
          <w:rFonts w:ascii="Times New Roman" w:hAnsi="Times New Roman" w:cs="Times New Roman"/>
          <w:spacing w:val="-2"/>
        </w:rPr>
        <w:t xml:space="preserve"> perceptual</w:t>
      </w:r>
      <w:r w:rsidR="00AB1C4D" w:rsidRPr="00DD768A">
        <w:rPr>
          <w:rFonts w:ascii="Times New Roman" w:hAnsi="Times New Roman" w:cs="Times New Roman"/>
          <w:spacing w:val="-2"/>
        </w:rPr>
        <w:t xml:space="preserve"> features tend to co-occur</w:t>
      </w:r>
      <w:r w:rsidR="009360C5">
        <w:rPr>
          <w:rFonts w:ascii="Times New Roman" w:hAnsi="Times New Roman" w:cs="Times New Roman"/>
          <w:spacing w:val="-2"/>
        </w:rPr>
        <w:t xml:space="preserve"> across time and space</w:t>
      </w:r>
      <w:r w:rsidR="00AB1C4D" w:rsidRPr="00DD768A">
        <w:rPr>
          <w:rFonts w:ascii="Times New Roman" w:hAnsi="Times New Roman" w:cs="Times New Roman"/>
          <w:spacing w:val="-2"/>
        </w:rPr>
        <w:t xml:space="preserve"> with </w:t>
      </w:r>
      <w:r w:rsidR="00C923D9">
        <w:rPr>
          <w:rFonts w:ascii="Times New Roman" w:hAnsi="Times New Roman" w:cs="Times New Roman"/>
          <w:spacing w:val="-2"/>
        </w:rPr>
        <w:t>different</w:t>
      </w:r>
      <w:r w:rsidR="00AB1C4D" w:rsidRPr="00DD768A">
        <w:rPr>
          <w:rFonts w:ascii="Times New Roman" w:hAnsi="Times New Roman" w:cs="Times New Roman"/>
          <w:spacing w:val="-2"/>
        </w:rPr>
        <w:t xml:space="preserve"> kinds of causal action</w:t>
      </w:r>
      <w:r w:rsidR="00837A49" w:rsidRPr="00DD768A">
        <w:rPr>
          <w:rFonts w:ascii="Times New Roman" w:hAnsi="Times New Roman" w:cs="Times New Roman"/>
          <w:spacing w:val="-2"/>
        </w:rPr>
        <w:t>. For example, infants may learn that entities with legs can cause</w:t>
      </w:r>
      <w:r w:rsidR="00E15FED" w:rsidRPr="00DD768A">
        <w:rPr>
          <w:rFonts w:ascii="Times New Roman" w:hAnsi="Times New Roman" w:cs="Times New Roman"/>
          <w:spacing w:val="-2"/>
        </w:rPr>
        <w:t xml:space="preserve"> other entities with legs to act both at a distance and on contact. </w:t>
      </w:r>
      <w:r w:rsidR="00837A49" w:rsidRPr="00DD768A">
        <w:rPr>
          <w:rFonts w:ascii="Times New Roman" w:hAnsi="Times New Roman" w:cs="Times New Roman"/>
          <w:spacing w:val="-2"/>
        </w:rPr>
        <w:t xml:space="preserve"> </w:t>
      </w:r>
      <w:r w:rsidR="00FB0E04" w:rsidRPr="00DD768A">
        <w:rPr>
          <w:rFonts w:ascii="Times New Roman" w:hAnsi="Times New Roman" w:cs="Times New Roman"/>
          <w:spacing w:val="-2"/>
        </w:rPr>
        <w:t>Infants</w:t>
      </w:r>
      <w:r w:rsidR="009F62CD" w:rsidRPr="00DD768A">
        <w:rPr>
          <w:rFonts w:ascii="Times New Roman" w:hAnsi="Times New Roman" w:cs="Times New Roman"/>
          <w:spacing w:val="-2"/>
        </w:rPr>
        <w:t xml:space="preserve"> may </w:t>
      </w:r>
      <w:r w:rsidR="00506C38" w:rsidRPr="00DD768A">
        <w:rPr>
          <w:rFonts w:ascii="Times New Roman" w:hAnsi="Times New Roman" w:cs="Times New Roman"/>
          <w:spacing w:val="-2"/>
        </w:rPr>
        <w:t xml:space="preserve">be attuned to this relation </w:t>
      </w:r>
      <w:r w:rsidR="00EA67B5" w:rsidRPr="00DD768A">
        <w:rPr>
          <w:rFonts w:ascii="Times New Roman" w:hAnsi="Times New Roman" w:cs="Times New Roman"/>
          <w:spacing w:val="-2"/>
        </w:rPr>
        <w:t>in the first place—that is,</w:t>
      </w:r>
      <w:r w:rsidR="009F62CD" w:rsidRPr="00DD768A">
        <w:rPr>
          <w:rFonts w:ascii="Times New Roman" w:hAnsi="Times New Roman" w:cs="Times New Roman"/>
          <w:spacing w:val="-2"/>
        </w:rPr>
        <w:t xml:space="preserve"> </w:t>
      </w:r>
      <w:r w:rsidR="00AB46B4" w:rsidRPr="00DD768A">
        <w:rPr>
          <w:rFonts w:ascii="Times New Roman" w:hAnsi="Times New Roman" w:cs="Times New Roman"/>
          <w:spacing w:val="-2"/>
        </w:rPr>
        <w:t xml:space="preserve">that legs “go with” </w:t>
      </w:r>
      <w:r w:rsidR="00506C38" w:rsidRPr="00DD768A">
        <w:rPr>
          <w:rFonts w:ascii="Times New Roman" w:hAnsi="Times New Roman" w:cs="Times New Roman"/>
          <w:spacing w:val="-2"/>
        </w:rPr>
        <w:t>two kinds of causal action</w:t>
      </w:r>
      <w:r w:rsidR="00EA67B5" w:rsidRPr="00DD768A">
        <w:rPr>
          <w:rFonts w:ascii="Times New Roman" w:hAnsi="Times New Roman" w:cs="Times New Roman"/>
          <w:spacing w:val="-2"/>
        </w:rPr>
        <w:t>—</w:t>
      </w:r>
      <w:r w:rsidR="009F62CD" w:rsidRPr="00DD768A">
        <w:rPr>
          <w:rFonts w:ascii="Times New Roman" w:hAnsi="Times New Roman" w:cs="Times New Roman"/>
          <w:spacing w:val="-2"/>
        </w:rPr>
        <w:t xml:space="preserve">based on </w:t>
      </w:r>
      <w:r w:rsidR="00960292">
        <w:rPr>
          <w:rFonts w:ascii="Times New Roman" w:hAnsi="Times New Roman" w:cs="Times New Roman"/>
          <w:spacing w:val="-2"/>
        </w:rPr>
        <w:t>an</w:t>
      </w:r>
      <w:r w:rsidR="00506C38" w:rsidRPr="00DD768A">
        <w:rPr>
          <w:rFonts w:ascii="Times New Roman" w:hAnsi="Times New Roman" w:cs="Times New Roman"/>
          <w:spacing w:val="-2"/>
        </w:rPr>
        <w:t xml:space="preserve"> innate</w:t>
      </w:r>
      <w:r w:rsidR="00960292">
        <w:rPr>
          <w:rFonts w:ascii="Times New Roman" w:hAnsi="Times New Roman" w:cs="Times New Roman"/>
          <w:spacing w:val="-2"/>
        </w:rPr>
        <w:t xml:space="preserve"> or early emerging</w:t>
      </w:r>
      <w:r w:rsidR="009F62CD" w:rsidRPr="00DD768A">
        <w:rPr>
          <w:rFonts w:ascii="Times New Roman" w:hAnsi="Times New Roman" w:cs="Times New Roman"/>
          <w:spacing w:val="-2"/>
        </w:rPr>
        <w:t xml:space="preserve"> bias to attend to movement over non-movement</w:t>
      </w:r>
      <w:r w:rsidR="00595C4D" w:rsidRPr="00DD768A">
        <w:rPr>
          <w:rFonts w:ascii="Times New Roman" w:hAnsi="Times New Roman" w:cs="Times New Roman"/>
          <w:spacing w:val="-2"/>
        </w:rPr>
        <w:t>. In other words,</w:t>
      </w:r>
      <w:r w:rsidR="00EA67B5" w:rsidRPr="00DD768A">
        <w:rPr>
          <w:rFonts w:ascii="Times New Roman" w:hAnsi="Times New Roman" w:cs="Times New Roman"/>
          <w:spacing w:val="-2"/>
        </w:rPr>
        <w:t xml:space="preserve"> the reason</w:t>
      </w:r>
      <w:r w:rsidR="00595C4D" w:rsidRPr="00DD768A">
        <w:rPr>
          <w:rFonts w:ascii="Times New Roman" w:hAnsi="Times New Roman" w:cs="Times New Roman"/>
          <w:spacing w:val="-2"/>
        </w:rPr>
        <w:t xml:space="preserve"> infants</w:t>
      </w:r>
      <w:r w:rsidR="003037A6" w:rsidRPr="00DD768A">
        <w:rPr>
          <w:rFonts w:ascii="Times New Roman" w:hAnsi="Times New Roman" w:cs="Times New Roman"/>
          <w:spacing w:val="-2"/>
        </w:rPr>
        <w:t xml:space="preserve"> are drawn to an action-at-a-distance event or to a contact event</w:t>
      </w:r>
      <w:r w:rsidR="00EA67B5" w:rsidRPr="00DD768A">
        <w:rPr>
          <w:rFonts w:ascii="Times New Roman" w:hAnsi="Times New Roman" w:cs="Times New Roman"/>
          <w:spacing w:val="-2"/>
        </w:rPr>
        <w:t xml:space="preserve"> at all is</w:t>
      </w:r>
      <w:r w:rsidR="003037A6" w:rsidRPr="00DD768A">
        <w:rPr>
          <w:rFonts w:ascii="Times New Roman" w:hAnsi="Times New Roman" w:cs="Times New Roman"/>
          <w:spacing w:val="-2"/>
        </w:rPr>
        <w:t xml:space="preserve"> because both events involve movement</w:t>
      </w:r>
      <w:r w:rsidR="00952F87" w:rsidRPr="00DD768A">
        <w:rPr>
          <w:rFonts w:ascii="Times New Roman" w:hAnsi="Times New Roman" w:cs="Times New Roman"/>
          <w:spacing w:val="-2"/>
        </w:rPr>
        <w:t xml:space="preserve">, which serves to </w:t>
      </w:r>
      <w:r w:rsidR="00A72F4B" w:rsidRPr="00DD768A">
        <w:rPr>
          <w:rFonts w:ascii="Times New Roman" w:hAnsi="Times New Roman" w:cs="Times New Roman"/>
          <w:spacing w:val="-2"/>
        </w:rPr>
        <w:t>“</w:t>
      </w:r>
      <w:r w:rsidR="00952F87" w:rsidRPr="00DD768A">
        <w:rPr>
          <w:rFonts w:ascii="Times New Roman" w:hAnsi="Times New Roman" w:cs="Times New Roman"/>
          <w:spacing w:val="-2"/>
        </w:rPr>
        <w:t>grab</w:t>
      </w:r>
      <w:r w:rsidR="00A72F4B" w:rsidRPr="00DD768A">
        <w:rPr>
          <w:rFonts w:ascii="Times New Roman" w:hAnsi="Times New Roman" w:cs="Times New Roman"/>
          <w:spacing w:val="-2"/>
        </w:rPr>
        <w:t>”</w:t>
      </w:r>
      <w:r w:rsidR="00952F87" w:rsidRPr="00DD768A">
        <w:rPr>
          <w:rFonts w:ascii="Times New Roman" w:hAnsi="Times New Roman" w:cs="Times New Roman"/>
          <w:spacing w:val="-2"/>
        </w:rPr>
        <w:t xml:space="preserve"> infants’ attention</w:t>
      </w:r>
      <w:r w:rsidR="003037A6" w:rsidRPr="00DD768A">
        <w:rPr>
          <w:rFonts w:ascii="Times New Roman" w:hAnsi="Times New Roman" w:cs="Times New Roman"/>
          <w:spacing w:val="-2"/>
        </w:rPr>
        <w:t xml:space="preserve">. </w:t>
      </w:r>
      <w:r w:rsidR="001055E6" w:rsidRPr="00DD768A">
        <w:rPr>
          <w:rFonts w:ascii="Times New Roman" w:hAnsi="Times New Roman" w:cs="Times New Roman"/>
          <w:spacing w:val="-2"/>
        </w:rPr>
        <w:t>On</w:t>
      </w:r>
      <w:r w:rsidR="00376454" w:rsidRPr="00DD768A">
        <w:rPr>
          <w:rFonts w:ascii="Times New Roman" w:hAnsi="Times New Roman" w:cs="Times New Roman"/>
          <w:spacing w:val="-2"/>
        </w:rPr>
        <w:t xml:space="preserve">ce </w:t>
      </w:r>
      <w:r w:rsidR="003037A6" w:rsidRPr="00DD768A">
        <w:rPr>
          <w:rFonts w:ascii="Times New Roman" w:hAnsi="Times New Roman" w:cs="Times New Roman"/>
          <w:spacing w:val="-2"/>
        </w:rPr>
        <w:t>infants</w:t>
      </w:r>
      <w:r w:rsidR="00AB0CCB" w:rsidRPr="00DD768A">
        <w:rPr>
          <w:rFonts w:ascii="Times New Roman" w:hAnsi="Times New Roman" w:cs="Times New Roman"/>
          <w:spacing w:val="-2"/>
        </w:rPr>
        <w:t xml:space="preserve"> have oriented to these</w:t>
      </w:r>
      <w:r w:rsidR="003037A6" w:rsidRPr="00DD768A">
        <w:rPr>
          <w:rFonts w:ascii="Times New Roman" w:hAnsi="Times New Roman" w:cs="Times New Roman"/>
          <w:spacing w:val="-2"/>
        </w:rPr>
        <w:t xml:space="preserve"> events</w:t>
      </w:r>
      <w:r w:rsidR="00376454" w:rsidRPr="00DD768A">
        <w:rPr>
          <w:rFonts w:ascii="Times New Roman" w:hAnsi="Times New Roman" w:cs="Times New Roman"/>
          <w:spacing w:val="-2"/>
        </w:rPr>
        <w:t>,</w:t>
      </w:r>
      <w:r w:rsidR="003037A6" w:rsidRPr="00DD768A">
        <w:rPr>
          <w:rFonts w:ascii="Times New Roman" w:hAnsi="Times New Roman" w:cs="Times New Roman"/>
          <w:spacing w:val="-2"/>
        </w:rPr>
        <w:t xml:space="preserve"> </w:t>
      </w:r>
      <w:r w:rsidR="007920CC" w:rsidRPr="00DD768A">
        <w:rPr>
          <w:rFonts w:ascii="Times New Roman" w:hAnsi="Times New Roman" w:cs="Times New Roman"/>
          <w:spacing w:val="-2"/>
        </w:rPr>
        <w:t xml:space="preserve">they might </w:t>
      </w:r>
      <w:r w:rsidR="00AB0CCB" w:rsidRPr="00DD768A">
        <w:rPr>
          <w:rFonts w:ascii="Times New Roman" w:hAnsi="Times New Roman" w:cs="Times New Roman"/>
          <w:spacing w:val="-2"/>
        </w:rPr>
        <w:t>come</w:t>
      </w:r>
      <w:r w:rsidR="001B40D8" w:rsidRPr="00DD768A">
        <w:rPr>
          <w:rFonts w:ascii="Times New Roman" w:hAnsi="Times New Roman" w:cs="Times New Roman"/>
          <w:spacing w:val="-2"/>
        </w:rPr>
        <w:t xml:space="preserve"> subsequently</w:t>
      </w:r>
      <w:r w:rsidR="00AB0CCB" w:rsidRPr="00DD768A">
        <w:rPr>
          <w:rFonts w:ascii="Times New Roman" w:hAnsi="Times New Roman" w:cs="Times New Roman"/>
          <w:spacing w:val="-2"/>
        </w:rPr>
        <w:t xml:space="preserve"> to notice</w:t>
      </w:r>
      <w:r w:rsidR="001B40D8" w:rsidRPr="00DD768A">
        <w:rPr>
          <w:rFonts w:ascii="Times New Roman" w:hAnsi="Times New Roman" w:cs="Times New Roman"/>
          <w:spacing w:val="-2"/>
        </w:rPr>
        <w:t xml:space="preserve"> that</w:t>
      </w:r>
      <w:r w:rsidR="002F77F1">
        <w:rPr>
          <w:rFonts w:ascii="Times New Roman" w:hAnsi="Times New Roman" w:cs="Times New Roman"/>
          <w:spacing w:val="-2"/>
        </w:rPr>
        <w:t xml:space="preserve"> legs tend to be included in</w:t>
      </w:r>
      <w:r w:rsidR="001B40D8" w:rsidRPr="00DD768A">
        <w:rPr>
          <w:rFonts w:ascii="Times New Roman" w:hAnsi="Times New Roman" w:cs="Times New Roman"/>
          <w:spacing w:val="-2"/>
        </w:rPr>
        <w:t xml:space="preserve"> these </w:t>
      </w:r>
      <w:r w:rsidR="001055E6" w:rsidRPr="00DD768A">
        <w:rPr>
          <w:rFonts w:ascii="Times New Roman" w:hAnsi="Times New Roman" w:cs="Times New Roman"/>
          <w:spacing w:val="-2"/>
        </w:rPr>
        <w:t>movement events</w:t>
      </w:r>
      <w:r w:rsidR="007920CC" w:rsidRPr="00DD768A">
        <w:rPr>
          <w:rFonts w:ascii="Times New Roman" w:hAnsi="Times New Roman" w:cs="Times New Roman"/>
          <w:spacing w:val="-2"/>
        </w:rPr>
        <w:t>. This</w:t>
      </w:r>
      <w:r w:rsidR="00D13F38" w:rsidRPr="00DD768A">
        <w:rPr>
          <w:rFonts w:ascii="Times New Roman" w:hAnsi="Times New Roman" w:cs="Times New Roman"/>
          <w:spacing w:val="-2"/>
        </w:rPr>
        <w:t xml:space="preserve"> act of noticing that contact causality and action-at-a-distance causality </w:t>
      </w:r>
      <w:r w:rsidR="002F77F1">
        <w:rPr>
          <w:rFonts w:ascii="Times New Roman" w:hAnsi="Times New Roman" w:cs="Times New Roman"/>
          <w:spacing w:val="-2"/>
        </w:rPr>
        <w:t>tend to include</w:t>
      </w:r>
      <w:r w:rsidR="00D13F38" w:rsidRPr="00DD768A">
        <w:rPr>
          <w:rFonts w:ascii="Times New Roman" w:hAnsi="Times New Roman" w:cs="Times New Roman"/>
          <w:spacing w:val="-2"/>
        </w:rPr>
        <w:t xml:space="preserve"> legs</w:t>
      </w:r>
      <w:r w:rsidR="007920CC" w:rsidRPr="00DD768A">
        <w:rPr>
          <w:rFonts w:ascii="Times New Roman" w:hAnsi="Times New Roman" w:cs="Times New Roman"/>
          <w:spacing w:val="-2"/>
        </w:rPr>
        <w:t xml:space="preserve"> may serve to establish a nascent link between legs and the</w:t>
      </w:r>
      <w:r w:rsidR="00D13F38" w:rsidRPr="00DD768A">
        <w:rPr>
          <w:rFonts w:ascii="Times New Roman" w:hAnsi="Times New Roman" w:cs="Times New Roman"/>
          <w:spacing w:val="-2"/>
        </w:rPr>
        <w:t>se</w:t>
      </w:r>
      <w:r w:rsidR="007920CC" w:rsidRPr="00DD768A">
        <w:rPr>
          <w:rFonts w:ascii="Times New Roman" w:hAnsi="Times New Roman" w:cs="Times New Roman"/>
          <w:spacing w:val="-2"/>
        </w:rPr>
        <w:t xml:space="preserve"> two kinds of causality</w:t>
      </w:r>
      <w:r w:rsidR="007836F2" w:rsidRPr="00DD768A">
        <w:rPr>
          <w:rFonts w:ascii="Times New Roman" w:hAnsi="Times New Roman" w:cs="Times New Roman"/>
          <w:spacing w:val="-2"/>
        </w:rPr>
        <w:t>, which becomes</w:t>
      </w:r>
      <w:r w:rsidR="00376454" w:rsidRPr="00DD768A">
        <w:rPr>
          <w:rFonts w:ascii="Times New Roman" w:hAnsi="Times New Roman" w:cs="Times New Roman"/>
          <w:spacing w:val="-2"/>
        </w:rPr>
        <w:t xml:space="preserve"> ever</w:t>
      </w:r>
      <w:r w:rsidR="007836F2" w:rsidRPr="00DD768A">
        <w:rPr>
          <w:rFonts w:ascii="Times New Roman" w:hAnsi="Times New Roman" w:cs="Times New Roman"/>
          <w:spacing w:val="-2"/>
        </w:rPr>
        <w:t xml:space="preserve"> strengthened </w:t>
      </w:r>
      <w:r w:rsidR="00BD283E" w:rsidRPr="00DD768A">
        <w:rPr>
          <w:rFonts w:ascii="Times New Roman" w:hAnsi="Times New Roman" w:cs="Times New Roman"/>
          <w:spacing w:val="-2"/>
        </w:rPr>
        <w:t>as the components of the relation (</w:t>
      </w:r>
      <w:r w:rsidR="00DA0F2F" w:rsidRPr="00DD768A">
        <w:rPr>
          <w:rFonts w:ascii="Times New Roman" w:hAnsi="Times New Roman" w:cs="Times New Roman"/>
          <w:spacing w:val="-2"/>
        </w:rPr>
        <w:t xml:space="preserve">i.e., </w:t>
      </w:r>
      <w:r w:rsidR="00BD283E" w:rsidRPr="00DD768A">
        <w:rPr>
          <w:rFonts w:ascii="Times New Roman" w:hAnsi="Times New Roman" w:cs="Times New Roman"/>
          <w:spacing w:val="-2"/>
        </w:rPr>
        <w:t xml:space="preserve">legs and the two kinds of causality) are </w:t>
      </w:r>
      <w:r w:rsidR="00DA0F2F" w:rsidRPr="00DD768A">
        <w:rPr>
          <w:rFonts w:ascii="Times New Roman" w:hAnsi="Times New Roman" w:cs="Times New Roman"/>
          <w:spacing w:val="-2"/>
        </w:rPr>
        <w:t>experienced repeatedly</w:t>
      </w:r>
      <w:r w:rsidR="00BD283E" w:rsidRPr="00DD768A">
        <w:rPr>
          <w:rFonts w:ascii="Times New Roman" w:hAnsi="Times New Roman" w:cs="Times New Roman"/>
          <w:spacing w:val="-2"/>
        </w:rPr>
        <w:t xml:space="preserve"> together</w:t>
      </w:r>
      <w:r w:rsidR="002E238C" w:rsidRPr="00DD768A">
        <w:rPr>
          <w:rFonts w:ascii="Times New Roman" w:hAnsi="Times New Roman" w:cs="Times New Roman"/>
          <w:spacing w:val="-2"/>
        </w:rPr>
        <w:t>. The consequence of this</w:t>
      </w:r>
      <w:r w:rsidR="008C1455">
        <w:rPr>
          <w:rFonts w:ascii="Times New Roman" w:hAnsi="Times New Roman" w:cs="Times New Roman"/>
          <w:spacing w:val="-2"/>
        </w:rPr>
        <w:t xml:space="preserve"> developmental mechanism</w:t>
      </w:r>
      <w:r w:rsidR="002E238C" w:rsidRPr="00DD768A">
        <w:rPr>
          <w:rFonts w:ascii="Times New Roman" w:hAnsi="Times New Roman" w:cs="Times New Roman"/>
          <w:spacing w:val="-2"/>
        </w:rPr>
        <w:t xml:space="preserve"> is</w:t>
      </w:r>
      <w:r w:rsidR="00837A49" w:rsidRPr="00DD768A">
        <w:rPr>
          <w:rFonts w:ascii="Times New Roman" w:hAnsi="Times New Roman" w:cs="Times New Roman"/>
          <w:spacing w:val="-2"/>
        </w:rPr>
        <w:t xml:space="preserve"> that the presence of one of the features alone (e.g</w:t>
      </w:r>
      <w:r w:rsidR="000A30FC">
        <w:rPr>
          <w:rFonts w:ascii="Times New Roman" w:hAnsi="Times New Roman" w:cs="Times New Roman"/>
          <w:spacing w:val="-2"/>
        </w:rPr>
        <w:t>.</w:t>
      </w:r>
      <w:r w:rsidR="00837A49" w:rsidRPr="00DD768A">
        <w:rPr>
          <w:rFonts w:ascii="Times New Roman" w:hAnsi="Times New Roman" w:cs="Times New Roman"/>
          <w:spacing w:val="-2"/>
        </w:rPr>
        <w:t xml:space="preserve">, legs) </w:t>
      </w:r>
      <w:r w:rsidR="002E238C" w:rsidRPr="00DD768A">
        <w:rPr>
          <w:rFonts w:ascii="Times New Roman" w:hAnsi="Times New Roman" w:cs="Times New Roman"/>
          <w:spacing w:val="-2"/>
        </w:rPr>
        <w:t>will come eventually</w:t>
      </w:r>
      <w:r w:rsidR="00837A49" w:rsidRPr="00DD768A">
        <w:rPr>
          <w:rFonts w:ascii="Times New Roman" w:hAnsi="Times New Roman" w:cs="Times New Roman"/>
          <w:spacing w:val="-2"/>
        </w:rPr>
        <w:t xml:space="preserve"> to trigger an expectation for the other feature (e.g., action-at-a-distance causality)</w:t>
      </w:r>
      <w:r w:rsidR="007836F2" w:rsidRPr="00DD768A">
        <w:rPr>
          <w:rFonts w:ascii="Times New Roman" w:hAnsi="Times New Roman" w:cs="Times New Roman"/>
          <w:spacing w:val="-2"/>
        </w:rPr>
        <w:t>, even if the other feature is not physically present</w:t>
      </w:r>
      <w:r w:rsidR="00837A49" w:rsidRPr="00DD768A">
        <w:rPr>
          <w:rFonts w:ascii="Times New Roman" w:hAnsi="Times New Roman" w:cs="Times New Roman"/>
          <w:spacing w:val="-2"/>
        </w:rPr>
        <w:t>. Crucially, because inanimate objects tend to lack legs</w:t>
      </w:r>
      <w:r w:rsidR="0014022C" w:rsidRPr="00DD768A">
        <w:rPr>
          <w:rFonts w:ascii="Times New Roman" w:hAnsi="Times New Roman" w:cs="Times New Roman"/>
          <w:spacing w:val="-2"/>
        </w:rPr>
        <w:t xml:space="preserve"> (</w:t>
      </w:r>
      <w:r w:rsidR="00A241C4" w:rsidRPr="00DD768A">
        <w:rPr>
          <w:rFonts w:ascii="Times New Roman" w:hAnsi="Times New Roman" w:cs="Times New Roman"/>
          <w:spacing w:val="-2"/>
        </w:rPr>
        <w:t>or</w:t>
      </w:r>
      <w:r w:rsidR="0014022C" w:rsidRPr="00DD768A">
        <w:rPr>
          <w:rFonts w:ascii="Times New Roman" w:hAnsi="Times New Roman" w:cs="Times New Roman"/>
          <w:spacing w:val="-2"/>
        </w:rPr>
        <w:t xml:space="preserve"> any other human body part</w:t>
      </w:r>
      <w:r w:rsidR="00A241C4" w:rsidRPr="00DD768A">
        <w:rPr>
          <w:rFonts w:ascii="Times New Roman" w:hAnsi="Times New Roman" w:cs="Times New Roman"/>
          <w:spacing w:val="-2"/>
        </w:rPr>
        <w:t>, for that matter</w:t>
      </w:r>
      <w:r w:rsidR="0014022C" w:rsidRPr="00DD768A">
        <w:rPr>
          <w:rFonts w:ascii="Times New Roman" w:hAnsi="Times New Roman" w:cs="Times New Roman"/>
          <w:spacing w:val="-2"/>
        </w:rPr>
        <w:t>)</w:t>
      </w:r>
      <w:r w:rsidR="00A241C4" w:rsidRPr="00DD768A">
        <w:rPr>
          <w:rFonts w:ascii="Times New Roman" w:hAnsi="Times New Roman" w:cs="Times New Roman"/>
          <w:spacing w:val="-2"/>
        </w:rPr>
        <w:t xml:space="preserve"> and</w:t>
      </w:r>
      <w:r w:rsidR="00CD4F98" w:rsidRPr="00DD768A">
        <w:rPr>
          <w:rFonts w:ascii="Times New Roman" w:hAnsi="Times New Roman" w:cs="Times New Roman"/>
          <w:spacing w:val="-2"/>
        </w:rPr>
        <w:t xml:space="preserve"> tend only to move on contact from other objects or entities</w:t>
      </w:r>
      <w:r w:rsidR="00C23D75" w:rsidRPr="00DD768A">
        <w:rPr>
          <w:rFonts w:ascii="Times New Roman" w:hAnsi="Times New Roman" w:cs="Times New Roman"/>
          <w:spacing w:val="-2"/>
        </w:rPr>
        <w:t xml:space="preserve">, </w:t>
      </w:r>
      <w:r w:rsidR="00837A49" w:rsidRPr="00DD768A">
        <w:rPr>
          <w:rFonts w:ascii="Times New Roman" w:hAnsi="Times New Roman" w:cs="Times New Roman"/>
          <w:spacing w:val="-2"/>
        </w:rPr>
        <w:t>infants may learn that a link</w:t>
      </w:r>
      <w:r w:rsidR="00CD4F98" w:rsidRPr="00DD768A">
        <w:rPr>
          <w:rFonts w:ascii="Times New Roman" w:hAnsi="Times New Roman" w:cs="Times New Roman"/>
          <w:spacing w:val="-2"/>
        </w:rPr>
        <w:t xml:space="preserve"> exists</w:t>
      </w:r>
      <w:r w:rsidR="00837A49" w:rsidRPr="00DD768A">
        <w:rPr>
          <w:rFonts w:ascii="Times New Roman" w:hAnsi="Times New Roman" w:cs="Times New Roman"/>
          <w:spacing w:val="-2"/>
        </w:rPr>
        <w:t xml:space="preserve"> between things without legs (i.e., inanimate objects) and contact causality</w:t>
      </w:r>
      <w:r w:rsidR="00DF1439" w:rsidRPr="00DD768A">
        <w:rPr>
          <w:rFonts w:ascii="Times New Roman" w:hAnsi="Times New Roman" w:cs="Times New Roman"/>
          <w:spacing w:val="-2"/>
        </w:rPr>
        <w:t xml:space="preserve"> only</w:t>
      </w:r>
      <w:r w:rsidR="00837A49" w:rsidRPr="00DD768A">
        <w:rPr>
          <w:rFonts w:ascii="Times New Roman" w:hAnsi="Times New Roman" w:cs="Times New Roman"/>
          <w:spacing w:val="-2"/>
        </w:rPr>
        <w:t>. Crucially, this association</w:t>
      </w:r>
      <w:r w:rsidR="00CD4F98" w:rsidRPr="00DD768A">
        <w:rPr>
          <w:rFonts w:ascii="Times New Roman" w:hAnsi="Times New Roman" w:cs="Times New Roman"/>
          <w:spacing w:val="-2"/>
        </w:rPr>
        <w:t xml:space="preserve"> too</w:t>
      </w:r>
      <w:r w:rsidR="00837A49" w:rsidRPr="00DD768A">
        <w:rPr>
          <w:rFonts w:ascii="Times New Roman" w:hAnsi="Times New Roman" w:cs="Times New Roman"/>
          <w:spacing w:val="-2"/>
        </w:rPr>
        <w:t xml:space="preserve"> will </w:t>
      </w:r>
      <w:r w:rsidR="00103821" w:rsidRPr="00DD768A">
        <w:rPr>
          <w:rFonts w:ascii="Times New Roman" w:hAnsi="Times New Roman" w:cs="Times New Roman"/>
          <w:spacing w:val="-2"/>
        </w:rPr>
        <w:t>become</w:t>
      </w:r>
      <w:r w:rsidR="00837A49" w:rsidRPr="00DD768A">
        <w:rPr>
          <w:rFonts w:ascii="Times New Roman" w:hAnsi="Times New Roman" w:cs="Times New Roman"/>
          <w:spacing w:val="-2"/>
        </w:rPr>
        <w:t xml:space="preserve"> strengthen</w:t>
      </w:r>
      <w:r w:rsidR="00103821" w:rsidRPr="00DD768A">
        <w:rPr>
          <w:rFonts w:ascii="Times New Roman" w:hAnsi="Times New Roman" w:cs="Times New Roman"/>
          <w:spacing w:val="-2"/>
        </w:rPr>
        <w:t>ed</w:t>
      </w:r>
      <w:r w:rsidR="00837A49" w:rsidRPr="00DD768A">
        <w:rPr>
          <w:rFonts w:ascii="Times New Roman" w:hAnsi="Times New Roman" w:cs="Times New Roman"/>
          <w:spacing w:val="-2"/>
        </w:rPr>
        <w:t xml:space="preserve"> as infants encounter</w:t>
      </w:r>
      <w:r w:rsidR="00C1016A" w:rsidRPr="00DD768A">
        <w:rPr>
          <w:rFonts w:ascii="Times New Roman" w:hAnsi="Times New Roman" w:cs="Times New Roman"/>
          <w:spacing w:val="-2"/>
        </w:rPr>
        <w:t xml:space="preserve"> </w:t>
      </w:r>
      <w:r w:rsidR="00837A49" w:rsidRPr="00DD768A">
        <w:rPr>
          <w:rFonts w:ascii="Times New Roman" w:hAnsi="Times New Roman" w:cs="Times New Roman"/>
          <w:spacing w:val="-2"/>
        </w:rPr>
        <w:t xml:space="preserve">inanimate objects </w:t>
      </w:r>
      <w:r w:rsidR="007B32B8">
        <w:rPr>
          <w:rFonts w:ascii="Times New Roman" w:hAnsi="Times New Roman" w:cs="Times New Roman"/>
          <w:spacing w:val="-2"/>
        </w:rPr>
        <w:t>together with</w:t>
      </w:r>
      <w:r w:rsidR="007B32B8" w:rsidRPr="00DD768A">
        <w:rPr>
          <w:rFonts w:ascii="Times New Roman" w:hAnsi="Times New Roman" w:cs="Times New Roman"/>
          <w:spacing w:val="-2"/>
        </w:rPr>
        <w:t xml:space="preserve"> </w:t>
      </w:r>
      <w:r w:rsidR="00837A49" w:rsidRPr="00DD768A">
        <w:rPr>
          <w:rFonts w:ascii="Times New Roman" w:hAnsi="Times New Roman" w:cs="Times New Roman"/>
          <w:spacing w:val="-2"/>
        </w:rPr>
        <w:t>contact causality.</w:t>
      </w:r>
    </w:p>
    <w:p w14:paraId="6B8738A1" w14:textId="7F83A817" w:rsidR="00837A49" w:rsidRPr="00DD768A" w:rsidRDefault="00837A49" w:rsidP="007F2FB3">
      <w:pPr>
        <w:spacing w:line="240" w:lineRule="exact"/>
        <w:ind w:firstLine="720"/>
        <w:contextualSpacing/>
        <w:jc w:val="both"/>
        <w:rPr>
          <w:rFonts w:ascii="Times New Roman" w:hAnsi="Times New Roman" w:cs="Times New Roman"/>
          <w:spacing w:val="-2"/>
        </w:rPr>
      </w:pPr>
      <w:r w:rsidRPr="00DD768A">
        <w:rPr>
          <w:rFonts w:ascii="Times New Roman" w:hAnsi="Times New Roman" w:cs="Times New Roman"/>
          <w:spacing w:val="-2"/>
        </w:rPr>
        <w:t xml:space="preserve">Based on these limitations and the fact that </w:t>
      </w:r>
      <w:r w:rsidR="008961BC" w:rsidRPr="00DD768A">
        <w:rPr>
          <w:rFonts w:ascii="Times New Roman" w:hAnsi="Times New Roman" w:cs="Times New Roman"/>
          <w:spacing w:val="-2"/>
        </w:rPr>
        <w:t>there is a paucity of research on</w:t>
      </w:r>
      <w:r w:rsidRPr="00DD768A">
        <w:rPr>
          <w:rFonts w:ascii="Times New Roman" w:hAnsi="Times New Roman" w:cs="Times New Roman"/>
          <w:spacing w:val="-2"/>
        </w:rPr>
        <w:t xml:space="preserve"> infants' developing causal knowledge of people and inanimate objects, this project has two broad goals. First, the proposed series of studies are designed to address each of the identified weaknesses of Spelke et al. (1995). Second, the project will extend Spelke et al. (1995) in </w:t>
      </w:r>
      <w:r w:rsidR="003D4F40" w:rsidRPr="00DD768A">
        <w:rPr>
          <w:rFonts w:ascii="Times New Roman" w:hAnsi="Times New Roman" w:cs="Times New Roman"/>
          <w:spacing w:val="-2"/>
        </w:rPr>
        <w:t xml:space="preserve">at least two critical </w:t>
      </w:r>
      <w:r w:rsidRPr="00DD768A">
        <w:rPr>
          <w:rFonts w:ascii="Times New Roman" w:hAnsi="Times New Roman" w:cs="Times New Roman"/>
          <w:spacing w:val="-2"/>
        </w:rPr>
        <w:t>ways. First, these studies are designed to examine to what extent</w:t>
      </w:r>
      <w:r w:rsidR="00E35E9B" w:rsidRPr="00DD768A">
        <w:rPr>
          <w:rFonts w:ascii="Times New Roman" w:hAnsi="Times New Roman" w:cs="Times New Roman"/>
          <w:spacing w:val="-2"/>
        </w:rPr>
        <w:t xml:space="preserve"> infants’ looking behavior in Spelke et al. (1995) were influenced by</w:t>
      </w:r>
      <w:r w:rsidRPr="00DD768A">
        <w:rPr>
          <w:rFonts w:ascii="Times New Roman" w:hAnsi="Times New Roman" w:cs="Times New Roman"/>
          <w:spacing w:val="-2"/>
        </w:rPr>
        <w:t xml:space="preserve"> the animacy cues of the human actors</w:t>
      </w:r>
      <w:r w:rsidR="00E35E9B" w:rsidRPr="00DD768A">
        <w:rPr>
          <w:rFonts w:ascii="Times New Roman" w:hAnsi="Times New Roman" w:cs="Times New Roman"/>
          <w:spacing w:val="-2"/>
        </w:rPr>
        <w:t xml:space="preserve"> rather than</w:t>
      </w:r>
      <w:r w:rsidR="00193669">
        <w:rPr>
          <w:rFonts w:ascii="Times New Roman" w:hAnsi="Times New Roman" w:cs="Times New Roman"/>
          <w:spacing w:val="-2"/>
        </w:rPr>
        <w:t xml:space="preserve"> by</w:t>
      </w:r>
      <w:r w:rsidR="00E35E9B" w:rsidRPr="00DD768A">
        <w:rPr>
          <w:rFonts w:ascii="Times New Roman" w:hAnsi="Times New Roman" w:cs="Times New Roman"/>
          <w:spacing w:val="-2"/>
        </w:rPr>
        <w:t xml:space="preserve"> their innate knowledge about the causal properties of people and objects</w:t>
      </w:r>
      <w:r w:rsidRPr="00DD768A">
        <w:rPr>
          <w:rFonts w:ascii="Times New Roman" w:hAnsi="Times New Roman" w:cs="Times New Roman"/>
          <w:spacing w:val="-2"/>
        </w:rPr>
        <w:t>. Second, these studies will</w:t>
      </w:r>
      <w:r w:rsidR="005D1486" w:rsidRPr="00DD768A">
        <w:rPr>
          <w:rFonts w:ascii="Times New Roman" w:hAnsi="Times New Roman" w:cs="Times New Roman"/>
          <w:spacing w:val="-2"/>
        </w:rPr>
        <w:t xml:space="preserve"> be the first to</w:t>
      </w:r>
      <w:r w:rsidRPr="00DD768A">
        <w:rPr>
          <w:rFonts w:ascii="Times New Roman" w:hAnsi="Times New Roman" w:cs="Times New Roman"/>
          <w:spacing w:val="-2"/>
        </w:rPr>
        <w:t xml:space="preserve"> examine </w:t>
      </w:r>
      <w:r w:rsidR="0028210D">
        <w:rPr>
          <w:rFonts w:ascii="Times New Roman" w:hAnsi="Times New Roman" w:cs="Times New Roman"/>
          <w:spacing w:val="-2"/>
        </w:rPr>
        <w:t>whether domain-general associative learning</w:t>
      </w:r>
      <w:r w:rsidR="00B765BA" w:rsidRPr="00DD768A">
        <w:rPr>
          <w:rFonts w:ascii="Times New Roman" w:hAnsi="Times New Roman" w:cs="Times New Roman"/>
          <w:spacing w:val="-2"/>
        </w:rPr>
        <w:t xml:space="preserve"> rather than Core Knowledge</w:t>
      </w:r>
      <w:r w:rsidRPr="00DD768A">
        <w:rPr>
          <w:rFonts w:ascii="Times New Roman" w:hAnsi="Times New Roman" w:cs="Times New Roman"/>
          <w:spacing w:val="-2"/>
        </w:rPr>
        <w:t xml:space="preserve"> underlies infants' knowledge about people</w:t>
      </w:r>
      <w:r w:rsidR="0028210D">
        <w:rPr>
          <w:rFonts w:ascii="Times New Roman" w:hAnsi="Times New Roman" w:cs="Times New Roman"/>
          <w:spacing w:val="-2"/>
        </w:rPr>
        <w:t>’s</w:t>
      </w:r>
      <w:r w:rsidRPr="00DD768A">
        <w:rPr>
          <w:rFonts w:ascii="Times New Roman" w:hAnsi="Times New Roman" w:cs="Times New Roman"/>
          <w:spacing w:val="-2"/>
        </w:rPr>
        <w:t xml:space="preserve"> and </w:t>
      </w:r>
      <w:r w:rsidR="0028210D">
        <w:rPr>
          <w:rFonts w:ascii="Times New Roman" w:hAnsi="Times New Roman" w:cs="Times New Roman"/>
          <w:spacing w:val="-2"/>
        </w:rPr>
        <w:t>inanimate objects’</w:t>
      </w:r>
      <w:r w:rsidRPr="00DD768A">
        <w:rPr>
          <w:rFonts w:ascii="Times New Roman" w:hAnsi="Times New Roman" w:cs="Times New Roman"/>
          <w:spacing w:val="-2"/>
        </w:rPr>
        <w:t xml:space="preserve"> causal properties. I will examine this question </w:t>
      </w:r>
      <w:r w:rsidR="00716901" w:rsidRPr="00DD768A">
        <w:rPr>
          <w:rFonts w:ascii="Times New Roman" w:hAnsi="Times New Roman" w:cs="Times New Roman"/>
          <w:spacing w:val="-2"/>
        </w:rPr>
        <w:t>via</w:t>
      </w:r>
      <w:r w:rsidR="008961BC" w:rsidRPr="00DD768A">
        <w:rPr>
          <w:rFonts w:ascii="Times New Roman" w:hAnsi="Times New Roman" w:cs="Times New Roman"/>
          <w:spacing w:val="-2"/>
        </w:rPr>
        <w:t xml:space="preserve"> two behavioral </w:t>
      </w:r>
      <w:r w:rsidR="007261AA" w:rsidRPr="00DD768A">
        <w:rPr>
          <w:rFonts w:ascii="Times New Roman" w:hAnsi="Times New Roman" w:cs="Times New Roman"/>
          <w:spacing w:val="-2"/>
        </w:rPr>
        <w:t>studies</w:t>
      </w:r>
      <w:r w:rsidRPr="00DD768A">
        <w:rPr>
          <w:rFonts w:ascii="Times New Roman" w:hAnsi="Times New Roman" w:cs="Times New Roman"/>
          <w:spacing w:val="-2"/>
        </w:rPr>
        <w:t xml:space="preserve"> and</w:t>
      </w:r>
      <w:r w:rsidR="008961BC" w:rsidRPr="00DD768A">
        <w:rPr>
          <w:rFonts w:ascii="Times New Roman" w:hAnsi="Times New Roman" w:cs="Times New Roman"/>
          <w:spacing w:val="-2"/>
        </w:rPr>
        <w:t xml:space="preserve"> a</w:t>
      </w:r>
      <w:r w:rsidRPr="00DD768A">
        <w:rPr>
          <w:rFonts w:ascii="Times New Roman" w:hAnsi="Times New Roman" w:cs="Times New Roman"/>
          <w:spacing w:val="-2"/>
        </w:rPr>
        <w:t xml:space="preserve"> computational model. </w:t>
      </w:r>
      <w:r w:rsidR="00ED6D9D" w:rsidRPr="00DD768A">
        <w:rPr>
          <w:rFonts w:ascii="Times New Roman" w:hAnsi="Times New Roman" w:cs="Times New Roman"/>
          <w:spacing w:val="-2"/>
        </w:rPr>
        <w:t xml:space="preserve">These </w:t>
      </w:r>
      <w:r w:rsidR="005D1486" w:rsidRPr="00DD768A">
        <w:rPr>
          <w:rFonts w:ascii="Times New Roman" w:hAnsi="Times New Roman" w:cs="Times New Roman"/>
          <w:spacing w:val="-2"/>
        </w:rPr>
        <w:t>converging approaches</w:t>
      </w:r>
      <w:r w:rsidRPr="00DD768A">
        <w:rPr>
          <w:rFonts w:ascii="Times New Roman" w:hAnsi="Times New Roman" w:cs="Times New Roman"/>
          <w:spacing w:val="-2"/>
        </w:rPr>
        <w:t xml:space="preserve"> will provide greater insight into </w:t>
      </w:r>
      <w:r w:rsidR="004A0C26" w:rsidRPr="00DD768A">
        <w:rPr>
          <w:rFonts w:ascii="Times New Roman" w:hAnsi="Times New Roman" w:cs="Times New Roman"/>
          <w:spacing w:val="-2"/>
        </w:rPr>
        <w:t xml:space="preserve">the developmental </w:t>
      </w:r>
      <w:r w:rsidR="004D4123" w:rsidRPr="00DD768A">
        <w:rPr>
          <w:rFonts w:ascii="Times New Roman" w:hAnsi="Times New Roman" w:cs="Times New Roman"/>
          <w:spacing w:val="-2"/>
        </w:rPr>
        <w:t>mechanism</w:t>
      </w:r>
      <w:r w:rsidR="004A0C26" w:rsidRPr="00DD768A">
        <w:rPr>
          <w:rFonts w:ascii="Times New Roman" w:hAnsi="Times New Roman" w:cs="Times New Roman"/>
          <w:spacing w:val="-2"/>
        </w:rPr>
        <w:t xml:space="preserve"> by which</w:t>
      </w:r>
      <w:r w:rsidRPr="00DD768A">
        <w:rPr>
          <w:rFonts w:ascii="Times New Roman" w:hAnsi="Times New Roman" w:cs="Times New Roman"/>
          <w:spacing w:val="-2"/>
        </w:rPr>
        <w:t xml:space="preserve"> infants come to know that people and objects possess distinct causal properties, and specifically </w:t>
      </w:r>
      <w:r w:rsidR="0028210D">
        <w:rPr>
          <w:rFonts w:ascii="Times New Roman" w:hAnsi="Times New Roman" w:cs="Times New Roman"/>
          <w:spacing w:val="-2"/>
        </w:rPr>
        <w:t xml:space="preserve">insight into </w:t>
      </w:r>
      <w:r w:rsidRPr="00DD768A">
        <w:rPr>
          <w:rFonts w:ascii="Times New Roman" w:hAnsi="Times New Roman" w:cs="Times New Roman"/>
          <w:spacing w:val="-2"/>
        </w:rPr>
        <w:t>whether infants use</w:t>
      </w:r>
      <w:r w:rsidR="00826370" w:rsidRPr="00DD768A">
        <w:rPr>
          <w:rFonts w:ascii="Times New Roman" w:hAnsi="Times New Roman" w:cs="Times New Roman"/>
          <w:spacing w:val="-2"/>
        </w:rPr>
        <w:t xml:space="preserve"> </w:t>
      </w:r>
      <w:r w:rsidR="0028210D">
        <w:rPr>
          <w:rFonts w:ascii="Times New Roman" w:hAnsi="Times New Roman" w:cs="Times New Roman"/>
          <w:spacing w:val="-2"/>
        </w:rPr>
        <w:t>associative learning</w:t>
      </w:r>
      <w:r w:rsidRPr="00DD768A">
        <w:rPr>
          <w:rFonts w:ascii="Times New Roman" w:hAnsi="Times New Roman" w:cs="Times New Roman"/>
          <w:spacing w:val="-2"/>
        </w:rPr>
        <w:t xml:space="preserve"> to learn about these different properties</w:t>
      </w:r>
      <w:r w:rsidR="00FE6743" w:rsidRPr="00DD768A">
        <w:rPr>
          <w:rFonts w:ascii="Times New Roman" w:hAnsi="Times New Roman" w:cs="Times New Roman"/>
          <w:spacing w:val="-2"/>
        </w:rPr>
        <w:t xml:space="preserve"> without recourse to innate knowledge or specialized systems</w:t>
      </w:r>
      <w:r w:rsidRPr="00DD768A">
        <w:rPr>
          <w:rFonts w:ascii="Times New Roman" w:hAnsi="Times New Roman" w:cs="Times New Roman"/>
          <w:spacing w:val="-2"/>
        </w:rPr>
        <w:t xml:space="preserve">. My extensive experience conducting experiments with infants and young children (e.g., Benton, 2016; Benton, Rakison, &amp; Sobel, 2021; Rakison &amp; Benton, 2019) combined with my </w:t>
      </w:r>
      <w:commentRangeStart w:id="21"/>
      <w:r w:rsidRPr="00DD768A">
        <w:rPr>
          <w:rFonts w:ascii="Times New Roman" w:hAnsi="Times New Roman" w:cs="Times New Roman"/>
          <w:spacing w:val="-2"/>
        </w:rPr>
        <w:t>extensive experience</w:t>
      </w:r>
      <w:r w:rsidR="00F628A4" w:rsidRPr="00DD768A">
        <w:rPr>
          <w:rFonts w:ascii="Times New Roman" w:hAnsi="Times New Roman" w:cs="Times New Roman"/>
          <w:spacing w:val="-2"/>
        </w:rPr>
        <w:t xml:space="preserve"> </w:t>
      </w:r>
      <w:commentRangeEnd w:id="21"/>
      <w:r w:rsidR="00507AB3">
        <w:rPr>
          <w:rStyle w:val="CommentReference"/>
        </w:rPr>
        <w:commentReference w:id="21"/>
      </w:r>
      <w:r w:rsidRPr="00DD768A">
        <w:rPr>
          <w:rFonts w:ascii="Times New Roman" w:hAnsi="Times New Roman" w:cs="Times New Roman"/>
          <w:spacing w:val="-2"/>
        </w:rPr>
        <w:t xml:space="preserve">building connectionist computational models </w:t>
      </w:r>
      <w:r w:rsidR="00301A84" w:rsidRPr="00DD768A">
        <w:rPr>
          <w:rFonts w:ascii="Times New Roman" w:hAnsi="Times New Roman" w:cs="Times New Roman"/>
          <w:spacing w:val="-2"/>
        </w:rPr>
        <w:t>and applying them</w:t>
      </w:r>
      <w:r w:rsidR="007E707A">
        <w:rPr>
          <w:rFonts w:ascii="Times New Roman" w:hAnsi="Times New Roman" w:cs="Times New Roman"/>
          <w:spacing w:val="-2"/>
        </w:rPr>
        <w:t xml:space="preserve"> successfully</w:t>
      </w:r>
      <w:r w:rsidR="00301A84" w:rsidRPr="00DD768A">
        <w:rPr>
          <w:rFonts w:ascii="Times New Roman" w:hAnsi="Times New Roman" w:cs="Times New Roman"/>
          <w:spacing w:val="-2"/>
        </w:rPr>
        <w:t xml:space="preserve"> to</w:t>
      </w:r>
      <w:r w:rsidR="005834A6" w:rsidRPr="00DD768A">
        <w:rPr>
          <w:rFonts w:ascii="Times New Roman" w:hAnsi="Times New Roman" w:cs="Times New Roman"/>
          <w:spacing w:val="-2"/>
        </w:rPr>
        <w:t xml:space="preserve"> </w:t>
      </w:r>
      <w:r w:rsidRPr="00DD768A">
        <w:rPr>
          <w:rFonts w:ascii="Times New Roman" w:hAnsi="Times New Roman" w:cs="Times New Roman"/>
          <w:spacing w:val="-2"/>
        </w:rPr>
        <w:t xml:space="preserve">different aspects of cognitive development in infants and young children (e.g., Benton, 2022; Benton &amp; Rakison, 2018; Benton, Rakison, &amp; Sobel, 2021; Benton &amp; </w:t>
      </w:r>
      <w:proofErr w:type="spellStart"/>
      <w:r w:rsidRPr="00DD768A">
        <w:rPr>
          <w:rFonts w:ascii="Times New Roman" w:hAnsi="Times New Roman" w:cs="Times New Roman"/>
          <w:spacing w:val="-2"/>
        </w:rPr>
        <w:t>Lapan</w:t>
      </w:r>
      <w:proofErr w:type="spellEnd"/>
      <w:r w:rsidRPr="00DD768A">
        <w:rPr>
          <w:rFonts w:ascii="Times New Roman" w:hAnsi="Times New Roman" w:cs="Times New Roman"/>
          <w:spacing w:val="-2"/>
        </w:rPr>
        <w:t xml:space="preserve">, 2022; </w:t>
      </w:r>
      <w:proofErr w:type="spellStart"/>
      <w:r w:rsidRPr="00DD768A">
        <w:rPr>
          <w:rFonts w:ascii="Times New Roman" w:hAnsi="Times New Roman" w:cs="Times New Roman"/>
          <w:spacing w:val="-2"/>
        </w:rPr>
        <w:t>Rakison</w:t>
      </w:r>
      <w:proofErr w:type="spellEnd"/>
      <w:r w:rsidRPr="00DD768A">
        <w:rPr>
          <w:rFonts w:ascii="Times New Roman" w:hAnsi="Times New Roman" w:cs="Times New Roman"/>
          <w:spacing w:val="-2"/>
        </w:rPr>
        <w:t xml:space="preserve"> &amp; Benton, 2019) makes me well qualified and suited to carry out</w:t>
      </w:r>
      <w:r w:rsidR="009E52C8">
        <w:rPr>
          <w:rFonts w:ascii="Times New Roman" w:hAnsi="Times New Roman" w:cs="Times New Roman"/>
          <w:spacing w:val="-2"/>
        </w:rPr>
        <w:t xml:space="preserve"> and </w:t>
      </w:r>
      <w:r w:rsidR="00E50AAB">
        <w:rPr>
          <w:rFonts w:ascii="Times New Roman" w:hAnsi="Times New Roman" w:cs="Times New Roman"/>
          <w:spacing w:val="-2"/>
        </w:rPr>
        <w:t>en</w:t>
      </w:r>
      <w:r w:rsidR="009E52C8">
        <w:rPr>
          <w:rFonts w:ascii="Times New Roman" w:hAnsi="Times New Roman" w:cs="Times New Roman"/>
          <w:spacing w:val="-2"/>
        </w:rPr>
        <w:t>sure the success of</w:t>
      </w:r>
      <w:r w:rsidRPr="00DD768A">
        <w:rPr>
          <w:rFonts w:ascii="Times New Roman" w:hAnsi="Times New Roman" w:cs="Times New Roman"/>
          <w:spacing w:val="-2"/>
        </w:rPr>
        <w:t xml:space="preserve"> this project. </w:t>
      </w:r>
    </w:p>
    <w:p w14:paraId="390F6387" w14:textId="5C583D97" w:rsidR="00E6327B" w:rsidRPr="007F2FB3" w:rsidRDefault="00837A49" w:rsidP="007036EF">
      <w:pPr>
        <w:spacing w:line="240" w:lineRule="exact"/>
        <w:contextualSpacing/>
        <w:jc w:val="both"/>
        <w:rPr>
          <w:rFonts w:ascii="Times New Roman" w:hAnsi="Times New Roman" w:cs="Times New Roman"/>
          <w:b/>
          <w:bCs/>
          <w:spacing w:val="-2"/>
        </w:rPr>
      </w:pPr>
      <w:r w:rsidRPr="007F2FB3">
        <w:rPr>
          <w:rFonts w:ascii="Times New Roman" w:hAnsi="Times New Roman" w:cs="Times New Roman"/>
          <w:b/>
          <w:bCs/>
          <w:spacing w:val="-2"/>
        </w:rPr>
        <w:t>Innovation</w:t>
      </w:r>
    </w:p>
    <w:p w14:paraId="14B49F85" w14:textId="057CB184" w:rsidR="001476CF" w:rsidRPr="00DD768A" w:rsidRDefault="00837A49" w:rsidP="007036EF">
      <w:pPr>
        <w:spacing w:line="240" w:lineRule="exact"/>
        <w:contextualSpacing/>
        <w:jc w:val="both"/>
        <w:rPr>
          <w:rFonts w:ascii="Times New Roman" w:hAnsi="Times New Roman" w:cs="Times New Roman"/>
          <w:spacing w:val="-2"/>
        </w:rPr>
      </w:pPr>
      <w:r w:rsidRPr="00DD768A">
        <w:rPr>
          <w:rFonts w:ascii="Times New Roman" w:hAnsi="Times New Roman" w:cs="Times New Roman"/>
          <w:spacing w:val="-2"/>
        </w:rPr>
        <w:t xml:space="preserve">The proposed series of studies are innovative in </w:t>
      </w:r>
      <w:r w:rsidR="009B756D" w:rsidRPr="00DD768A">
        <w:rPr>
          <w:rFonts w:ascii="Times New Roman" w:hAnsi="Times New Roman" w:cs="Times New Roman"/>
          <w:spacing w:val="-2"/>
        </w:rPr>
        <w:t>at least f</w:t>
      </w:r>
      <w:r w:rsidR="00E57BAE" w:rsidRPr="00DD768A">
        <w:rPr>
          <w:rFonts w:ascii="Times New Roman" w:hAnsi="Times New Roman" w:cs="Times New Roman"/>
          <w:spacing w:val="-2"/>
        </w:rPr>
        <w:t>ive</w:t>
      </w:r>
      <w:r w:rsidR="009B756D" w:rsidRPr="00DD768A">
        <w:rPr>
          <w:rFonts w:ascii="Times New Roman" w:hAnsi="Times New Roman" w:cs="Times New Roman"/>
          <w:spacing w:val="-2"/>
        </w:rPr>
        <w:t xml:space="preserve"> ways</w:t>
      </w:r>
      <w:r w:rsidRPr="00DD768A">
        <w:rPr>
          <w:rFonts w:ascii="Times New Roman" w:hAnsi="Times New Roman" w:cs="Times New Roman"/>
          <w:spacing w:val="-2"/>
        </w:rPr>
        <w:t xml:space="preserve">. </w:t>
      </w:r>
      <w:commentRangeStart w:id="22"/>
      <w:r w:rsidRPr="00DD768A">
        <w:rPr>
          <w:rFonts w:ascii="Times New Roman" w:hAnsi="Times New Roman" w:cs="Times New Roman"/>
          <w:spacing w:val="-2"/>
        </w:rPr>
        <w:t xml:space="preserve">First, they </w:t>
      </w:r>
      <w:ins w:id="23" w:author="Amy Needham" w:date="2022-09-26T14:14:00Z">
        <w:r w:rsidR="005C6514">
          <w:rPr>
            <w:rFonts w:ascii="Times New Roman" w:hAnsi="Times New Roman" w:cs="Times New Roman"/>
            <w:spacing w:val="-2"/>
          </w:rPr>
          <w:t xml:space="preserve">will be </w:t>
        </w:r>
      </w:ins>
      <w:del w:id="24" w:author="Amy Needham" w:date="2022-09-26T14:14:00Z">
        <w:r w:rsidRPr="00DD768A" w:rsidDel="005C6514">
          <w:rPr>
            <w:rFonts w:ascii="Times New Roman" w:hAnsi="Times New Roman" w:cs="Times New Roman"/>
            <w:spacing w:val="-2"/>
          </w:rPr>
          <w:delText xml:space="preserve">are </w:delText>
        </w:r>
      </w:del>
      <w:r w:rsidRPr="00DD768A">
        <w:rPr>
          <w:rFonts w:ascii="Times New Roman" w:hAnsi="Times New Roman" w:cs="Times New Roman"/>
          <w:spacing w:val="-2"/>
        </w:rPr>
        <w:t xml:space="preserve">the first to replicate </w:t>
      </w:r>
      <w:commentRangeEnd w:id="22"/>
      <w:r w:rsidR="005C6514">
        <w:rPr>
          <w:rStyle w:val="CommentReference"/>
        </w:rPr>
        <w:commentReference w:id="22"/>
      </w:r>
      <w:proofErr w:type="spellStart"/>
      <w:r w:rsidRPr="00DD768A">
        <w:rPr>
          <w:rFonts w:ascii="Times New Roman" w:hAnsi="Times New Roman" w:cs="Times New Roman"/>
          <w:spacing w:val="-2"/>
        </w:rPr>
        <w:t>Spelke</w:t>
      </w:r>
      <w:proofErr w:type="spellEnd"/>
      <w:r w:rsidR="004C7E52" w:rsidRPr="00DD768A">
        <w:rPr>
          <w:rFonts w:ascii="Times New Roman" w:hAnsi="Times New Roman" w:cs="Times New Roman"/>
          <w:spacing w:val="-2"/>
        </w:rPr>
        <w:t xml:space="preserve"> et al.</w:t>
      </w:r>
      <w:r w:rsidRPr="00DD768A">
        <w:rPr>
          <w:rFonts w:ascii="Times New Roman" w:hAnsi="Times New Roman" w:cs="Times New Roman"/>
          <w:spacing w:val="-2"/>
        </w:rPr>
        <w:t xml:space="preserve"> (1995). A direct replication is needed</w:t>
      </w:r>
      <w:r w:rsidR="005E4D4D" w:rsidRPr="00DD768A">
        <w:rPr>
          <w:rFonts w:ascii="Times New Roman" w:hAnsi="Times New Roman" w:cs="Times New Roman"/>
          <w:spacing w:val="-2"/>
        </w:rPr>
        <w:t xml:space="preserve"> </w:t>
      </w:r>
      <w:r w:rsidR="00E74658">
        <w:rPr>
          <w:rFonts w:ascii="Times New Roman" w:hAnsi="Times New Roman" w:cs="Times New Roman"/>
          <w:spacing w:val="-2"/>
        </w:rPr>
        <w:t xml:space="preserve">because </w:t>
      </w:r>
      <w:r w:rsidR="00143EE1">
        <w:rPr>
          <w:rFonts w:ascii="Times New Roman" w:hAnsi="Times New Roman" w:cs="Times New Roman"/>
          <w:spacing w:val="-2"/>
        </w:rPr>
        <w:t>this study was never published</w:t>
      </w:r>
      <w:r w:rsidR="00E74658">
        <w:rPr>
          <w:rFonts w:ascii="Times New Roman" w:hAnsi="Times New Roman" w:cs="Times New Roman"/>
          <w:spacing w:val="-2"/>
        </w:rPr>
        <w:t xml:space="preserve"> in a peer-reviewed academic journal</w:t>
      </w:r>
      <w:r w:rsidR="00143EE1">
        <w:rPr>
          <w:rFonts w:ascii="Times New Roman" w:hAnsi="Times New Roman" w:cs="Times New Roman"/>
          <w:spacing w:val="-2"/>
        </w:rPr>
        <w:t xml:space="preserve"> and thus</w:t>
      </w:r>
      <w:r w:rsidR="005E4D4D" w:rsidRPr="00DD768A">
        <w:rPr>
          <w:rFonts w:ascii="Times New Roman" w:hAnsi="Times New Roman" w:cs="Times New Roman"/>
          <w:spacing w:val="-2"/>
        </w:rPr>
        <w:t xml:space="preserve"> it remains unknown whether</w:t>
      </w:r>
      <w:r w:rsidRPr="00DD768A">
        <w:rPr>
          <w:rFonts w:ascii="Times New Roman" w:hAnsi="Times New Roman" w:cs="Times New Roman"/>
          <w:spacing w:val="-2"/>
        </w:rPr>
        <w:t xml:space="preserve"> infants understand</w:t>
      </w:r>
      <w:r w:rsidR="00143EE1">
        <w:rPr>
          <w:rFonts w:ascii="Times New Roman" w:hAnsi="Times New Roman" w:cs="Times New Roman"/>
          <w:spacing w:val="-2"/>
        </w:rPr>
        <w:t xml:space="preserve"> </w:t>
      </w:r>
      <w:r w:rsidR="00E74658">
        <w:rPr>
          <w:rFonts w:ascii="Times New Roman" w:hAnsi="Times New Roman" w:cs="Times New Roman"/>
          <w:spacing w:val="-2"/>
        </w:rPr>
        <w:t>from</w:t>
      </w:r>
      <w:r w:rsidR="00143EE1">
        <w:rPr>
          <w:rFonts w:ascii="Times New Roman" w:hAnsi="Times New Roman" w:cs="Times New Roman"/>
          <w:spacing w:val="-2"/>
        </w:rPr>
        <w:t xml:space="preserve"> birth or shortly thereafter</w:t>
      </w:r>
      <w:r w:rsidRPr="00DD768A">
        <w:rPr>
          <w:rFonts w:ascii="Times New Roman" w:hAnsi="Times New Roman" w:cs="Times New Roman"/>
          <w:spacing w:val="-2"/>
        </w:rPr>
        <w:t xml:space="preserve"> that people and inanimate object possess different causal properties. Second, these studies are innovative because they will extend Spelke et al. (1995) to </w:t>
      </w:r>
      <w:commentRangeStart w:id="25"/>
      <w:r w:rsidRPr="00DD768A">
        <w:rPr>
          <w:rFonts w:ascii="Times New Roman" w:hAnsi="Times New Roman" w:cs="Times New Roman"/>
          <w:spacing w:val="-2"/>
        </w:rPr>
        <w:t>address</w:t>
      </w:r>
      <w:r w:rsidR="008B7527">
        <w:rPr>
          <w:rFonts w:ascii="Times New Roman" w:hAnsi="Times New Roman" w:cs="Times New Roman"/>
          <w:spacing w:val="-2"/>
        </w:rPr>
        <w:t xml:space="preserve"> its</w:t>
      </w:r>
      <w:r w:rsidRPr="00DD768A">
        <w:rPr>
          <w:rFonts w:ascii="Times New Roman" w:hAnsi="Times New Roman" w:cs="Times New Roman"/>
          <w:spacing w:val="-2"/>
        </w:rPr>
        <w:t xml:space="preserve"> </w:t>
      </w:r>
      <w:r w:rsidR="008B7527">
        <w:rPr>
          <w:rFonts w:ascii="Times New Roman" w:hAnsi="Times New Roman" w:cs="Times New Roman"/>
          <w:spacing w:val="-2"/>
        </w:rPr>
        <w:t>animacy cue confound</w:t>
      </w:r>
      <w:r w:rsidRPr="00DD768A">
        <w:rPr>
          <w:rFonts w:ascii="Times New Roman" w:hAnsi="Times New Roman" w:cs="Times New Roman"/>
          <w:spacing w:val="-2"/>
        </w:rPr>
        <w:t xml:space="preserve">. </w:t>
      </w:r>
      <w:commentRangeEnd w:id="25"/>
      <w:r w:rsidR="005C6514">
        <w:rPr>
          <w:rStyle w:val="CommentReference"/>
        </w:rPr>
        <w:commentReference w:id="25"/>
      </w:r>
      <w:r w:rsidRPr="00DD768A">
        <w:rPr>
          <w:rFonts w:ascii="Times New Roman" w:hAnsi="Times New Roman" w:cs="Times New Roman"/>
          <w:spacing w:val="-2"/>
        </w:rPr>
        <w:t>It is difficult to conclude that infants</w:t>
      </w:r>
      <w:r w:rsidR="00D91E1F">
        <w:rPr>
          <w:rFonts w:ascii="Times New Roman" w:hAnsi="Times New Roman" w:cs="Times New Roman"/>
          <w:spacing w:val="-2"/>
        </w:rPr>
        <w:t>’</w:t>
      </w:r>
      <w:r w:rsidRPr="00DD768A">
        <w:rPr>
          <w:rFonts w:ascii="Times New Roman" w:hAnsi="Times New Roman" w:cs="Times New Roman"/>
          <w:spacing w:val="-2"/>
        </w:rPr>
        <w:t xml:space="preserve"> knowledge about the causal properties of people and objects</w:t>
      </w:r>
      <w:r w:rsidR="00D91E1F">
        <w:rPr>
          <w:rFonts w:ascii="Times New Roman" w:hAnsi="Times New Roman" w:cs="Times New Roman"/>
          <w:spacing w:val="-2"/>
        </w:rPr>
        <w:t xml:space="preserve"> is robust</w:t>
      </w:r>
      <w:r w:rsidRPr="00DD768A">
        <w:rPr>
          <w:rFonts w:ascii="Times New Roman" w:hAnsi="Times New Roman" w:cs="Times New Roman"/>
          <w:spacing w:val="-2"/>
        </w:rPr>
        <w:t xml:space="preserve"> if it can be shown that </w:t>
      </w:r>
      <w:r w:rsidR="00D91E1F">
        <w:rPr>
          <w:rFonts w:ascii="Times New Roman" w:hAnsi="Times New Roman" w:cs="Times New Roman"/>
          <w:spacing w:val="-2"/>
        </w:rPr>
        <w:t>this</w:t>
      </w:r>
      <w:r w:rsidRPr="00DD768A">
        <w:rPr>
          <w:rFonts w:ascii="Times New Roman" w:hAnsi="Times New Roman" w:cs="Times New Roman"/>
          <w:spacing w:val="-2"/>
        </w:rPr>
        <w:t xml:space="preserve"> knowledge depends on </w:t>
      </w:r>
      <w:r w:rsidR="00D91E1F">
        <w:rPr>
          <w:rFonts w:ascii="Times New Roman" w:hAnsi="Times New Roman" w:cs="Times New Roman"/>
          <w:spacing w:val="-2"/>
        </w:rPr>
        <w:t>subtle movement cues</w:t>
      </w:r>
      <w:r w:rsidRPr="00DD768A">
        <w:rPr>
          <w:rFonts w:ascii="Times New Roman" w:hAnsi="Times New Roman" w:cs="Times New Roman"/>
          <w:spacing w:val="-2"/>
        </w:rPr>
        <w:t xml:space="preserve">. Third, </w:t>
      </w:r>
      <w:r w:rsidR="00D91E1F">
        <w:rPr>
          <w:rFonts w:ascii="Times New Roman" w:hAnsi="Times New Roman" w:cs="Times New Roman"/>
          <w:spacing w:val="-2"/>
        </w:rPr>
        <w:t xml:space="preserve">they are the </w:t>
      </w:r>
      <w:r w:rsidRPr="00DD768A">
        <w:rPr>
          <w:rFonts w:ascii="Times New Roman" w:hAnsi="Times New Roman" w:cs="Times New Roman"/>
          <w:spacing w:val="-2"/>
        </w:rPr>
        <w:t>first</w:t>
      </w:r>
      <w:r w:rsidR="003A5675" w:rsidRPr="00DD768A">
        <w:rPr>
          <w:rFonts w:ascii="Times New Roman" w:hAnsi="Times New Roman" w:cs="Times New Roman"/>
          <w:spacing w:val="-2"/>
        </w:rPr>
        <w:t xml:space="preserve"> closely</w:t>
      </w:r>
      <w:r w:rsidRPr="00DD768A">
        <w:rPr>
          <w:rFonts w:ascii="Times New Roman" w:hAnsi="Times New Roman" w:cs="Times New Roman"/>
          <w:spacing w:val="-2"/>
        </w:rPr>
        <w:t xml:space="preserve"> to </w:t>
      </w:r>
      <w:r w:rsidR="00D91E1F">
        <w:rPr>
          <w:rFonts w:ascii="Times New Roman" w:hAnsi="Times New Roman" w:cs="Times New Roman"/>
          <w:spacing w:val="-2"/>
        </w:rPr>
        <w:t>examine</w:t>
      </w:r>
      <w:r w:rsidRPr="00DD768A">
        <w:rPr>
          <w:rFonts w:ascii="Times New Roman" w:hAnsi="Times New Roman" w:cs="Times New Roman"/>
          <w:spacing w:val="-2"/>
        </w:rPr>
        <w:t xml:space="preserve"> </w:t>
      </w:r>
      <w:del w:id="26" w:author="Amy Needham" w:date="2022-09-26T14:14:00Z">
        <w:r w:rsidR="00E74658" w:rsidDel="005C6514">
          <w:rPr>
            <w:rFonts w:ascii="Times New Roman" w:hAnsi="Times New Roman" w:cs="Times New Roman"/>
            <w:spacing w:val="-2"/>
          </w:rPr>
          <w:delText xml:space="preserve">how or </w:delText>
        </w:r>
      </w:del>
      <w:r w:rsidR="00E74658">
        <w:rPr>
          <w:rFonts w:ascii="Times New Roman" w:hAnsi="Times New Roman" w:cs="Times New Roman"/>
          <w:spacing w:val="-2"/>
        </w:rPr>
        <w:t>the developmental mechanism by which infants come to learn that people and inanimate object possess distinct causal properties</w:t>
      </w:r>
      <w:r w:rsidRPr="00DD768A">
        <w:rPr>
          <w:rFonts w:ascii="Times New Roman" w:hAnsi="Times New Roman" w:cs="Times New Roman"/>
          <w:spacing w:val="-2"/>
        </w:rPr>
        <w:t>. Fourth, the project combines behavioral experimentation with computational modeling</w:t>
      </w:r>
      <w:r w:rsidR="00E57BAE" w:rsidRPr="00DD768A">
        <w:rPr>
          <w:rFonts w:ascii="Times New Roman" w:hAnsi="Times New Roman" w:cs="Times New Roman"/>
          <w:spacing w:val="-2"/>
        </w:rPr>
        <w:t xml:space="preserve"> further</w:t>
      </w:r>
      <w:r w:rsidRPr="00DD768A">
        <w:rPr>
          <w:rFonts w:ascii="Times New Roman" w:hAnsi="Times New Roman" w:cs="Times New Roman"/>
          <w:spacing w:val="-2"/>
        </w:rPr>
        <w:t xml:space="preserve"> to elucidate </w:t>
      </w:r>
      <w:r w:rsidR="00D91E1F">
        <w:rPr>
          <w:rFonts w:ascii="Times New Roman" w:hAnsi="Times New Roman" w:cs="Times New Roman"/>
          <w:spacing w:val="-2"/>
        </w:rPr>
        <w:t>those mechanisms</w:t>
      </w:r>
      <w:r w:rsidRPr="00DD768A">
        <w:rPr>
          <w:rFonts w:ascii="Times New Roman" w:hAnsi="Times New Roman" w:cs="Times New Roman"/>
          <w:spacing w:val="-2"/>
        </w:rPr>
        <w:t xml:space="preserve">. </w:t>
      </w:r>
      <w:r w:rsidR="009F372E" w:rsidRPr="00BE372B">
        <w:rPr>
          <w:rFonts w:ascii="Times New Roman" w:hAnsi="Times New Roman" w:cs="Times New Roman"/>
          <w:color w:val="000000" w:themeColor="text1"/>
          <w:spacing w:val="-2"/>
        </w:rPr>
        <w:t xml:space="preserve">Computational modeling </w:t>
      </w:r>
      <w:r w:rsidR="005339AF" w:rsidRPr="00BE372B">
        <w:rPr>
          <w:rFonts w:ascii="Times New Roman" w:hAnsi="Times New Roman" w:cs="Times New Roman"/>
          <w:color w:val="000000" w:themeColor="text1"/>
          <w:spacing w:val="-2"/>
        </w:rPr>
        <w:t>offer</w:t>
      </w:r>
      <w:r w:rsidR="005A10E4" w:rsidRPr="00BE372B">
        <w:rPr>
          <w:rFonts w:ascii="Times New Roman" w:hAnsi="Times New Roman" w:cs="Times New Roman"/>
          <w:color w:val="000000" w:themeColor="text1"/>
          <w:spacing w:val="-2"/>
        </w:rPr>
        <w:t>s</w:t>
      </w:r>
      <w:r w:rsidR="005339AF" w:rsidRPr="00BE372B">
        <w:rPr>
          <w:rFonts w:ascii="Times New Roman" w:hAnsi="Times New Roman" w:cs="Times New Roman"/>
          <w:color w:val="000000" w:themeColor="text1"/>
          <w:spacing w:val="-2"/>
        </w:rPr>
        <w:t xml:space="preserve"> an advantage over verbal theories because they allow</w:t>
      </w:r>
      <w:r w:rsidR="009F372E" w:rsidRPr="00BE372B">
        <w:rPr>
          <w:rFonts w:ascii="Times New Roman" w:hAnsi="Times New Roman" w:cs="Times New Roman"/>
          <w:color w:val="000000" w:themeColor="text1"/>
          <w:spacing w:val="-2"/>
        </w:rPr>
        <w:t xml:space="preserve"> researchers to “run” those verbal theories as computer simulations to determine whether they </w:t>
      </w:r>
      <w:r w:rsidR="005339AF" w:rsidRPr="00BE372B">
        <w:rPr>
          <w:rFonts w:ascii="Times New Roman" w:hAnsi="Times New Roman" w:cs="Times New Roman"/>
          <w:color w:val="000000" w:themeColor="text1"/>
          <w:spacing w:val="-2"/>
        </w:rPr>
        <w:t>can explain change and development</w:t>
      </w:r>
      <w:r w:rsidR="00523BFC" w:rsidRPr="00BE372B">
        <w:rPr>
          <w:rFonts w:ascii="Times New Roman" w:hAnsi="Times New Roman" w:cs="Times New Roman"/>
          <w:color w:val="000000" w:themeColor="text1"/>
          <w:spacing w:val="-2"/>
        </w:rPr>
        <w:t xml:space="preserve"> in infants and young children</w:t>
      </w:r>
      <w:r w:rsidR="00925C23" w:rsidRPr="00BE372B">
        <w:rPr>
          <w:rFonts w:ascii="Times New Roman" w:hAnsi="Times New Roman" w:cs="Times New Roman"/>
          <w:color w:val="000000" w:themeColor="text1"/>
          <w:spacing w:val="-2"/>
        </w:rPr>
        <w:t xml:space="preserve"> (e.g., Benton, 2022b</w:t>
      </w:r>
      <w:r w:rsidR="005339AF" w:rsidRPr="00BE372B">
        <w:rPr>
          <w:rFonts w:ascii="Times New Roman" w:hAnsi="Times New Roman" w:cs="Times New Roman"/>
          <w:color w:val="000000" w:themeColor="text1"/>
          <w:spacing w:val="-2"/>
        </w:rPr>
        <w:t>; Benton &amp; Rakison, 2018</w:t>
      </w:r>
      <w:r w:rsidR="00925C23" w:rsidRPr="00BE372B">
        <w:rPr>
          <w:rFonts w:ascii="Times New Roman" w:hAnsi="Times New Roman" w:cs="Times New Roman"/>
          <w:color w:val="000000" w:themeColor="text1"/>
          <w:spacing w:val="-2"/>
        </w:rPr>
        <w:t xml:space="preserve">). </w:t>
      </w:r>
      <w:r w:rsidR="00E57BAE" w:rsidRPr="00BE372B">
        <w:rPr>
          <w:rFonts w:ascii="Times New Roman" w:hAnsi="Times New Roman" w:cs="Times New Roman"/>
          <w:color w:val="000000" w:themeColor="text1"/>
          <w:spacing w:val="-2"/>
        </w:rPr>
        <w:t>Fifth,</w:t>
      </w:r>
      <w:r w:rsidRPr="00BE372B">
        <w:rPr>
          <w:rFonts w:ascii="Times New Roman" w:hAnsi="Times New Roman" w:cs="Times New Roman"/>
          <w:color w:val="000000" w:themeColor="text1"/>
          <w:spacing w:val="-2"/>
        </w:rPr>
        <w:t xml:space="preserve"> </w:t>
      </w:r>
      <w:r w:rsidR="0019084C" w:rsidRPr="00BE372B">
        <w:rPr>
          <w:rFonts w:ascii="Times New Roman" w:hAnsi="Times New Roman" w:cs="Times New Roman"/>
          <w:color w:val="000000" w:themeColor="text1"/>
          <w:spacing w:val="-2"/>
        </w:rPr>
        <w:t xml:space="preserve">although the proposed studies </w:t>
      </w:r>
      <w:r w:rsidR="003E42B1" w:rsidRPr="00BE372B">
        <w:rPr>
          <w:rFonts w:ascii="Times New Roman" w:hAnsi="Times New Roman" w:cs="Times New Roman"/>
          <w:color w:val="000000" w:themeColor="text1"/>
          <w:spacing w:val="-2"/>
        </w:rPr>
        <w:t>are not</w:t>
      </w:r>
      <w:r w:rsidR="0019084C" w:rsidRPr="00BE372B">
        <w:rPr>
          <w:rFonts w:ascii="Times New Roman" w:hAnsi="Times New Roman" w:cs="Times New Roman"/>
          <w:color w:val="000000" w:themeColor="text1"/>
          <w:spacing w:val="-2"/>
        </w:rPr>
        <w:t xml:space="preserve"> intervention</w:t>
      </w:r>
      <w:r w:rsidR="003754DF" w:rsidRPr="00BE372B">
        <w:rPr>
          <w:rFonts w:ascii="Times New Roman" w:hAnsi="Times New Roman" w:cs="Times New Roman"/>
          <w:color w:val="000000" w:themeColor="text1"/>
          <w:spacing w:val="-2"/>
        </w:rPr>
        <w:t xml:space="preserve"> or treatment</w:t>
      </w:r>
      <w:r w:rsidR="0019084C" w:rsidRPr="00BE372B">
        <w:rPr>
          <w:rFonts w:ascii="Times New Roman" w:hAnsi="Times New Roman" w:cs="Times New Roman"/>
          <w:color w:val="000000" w:themeColor="text1"/>
          <w:spacing w:val="-2"/>
        </w:rPr>
        <w:t xml:space="preserve"> studies, </w:t>
      </w:r>
      <w:r w:rsidR="003E42B1">
        <w:rPr>
          <w:rFonts w:ascii="Times New Roman" w:hAnsi="Times New Roman" w:cs="Times New Roman"/>
          <w:spacing w:val="-2"/>
        </w:rPr>
        <w:t>the results from this project</w:t>
      </w:r>
      <w:r w:rsidRPr="00DD768A">
        <w:rPr>
          <w:rFonts w:ascii="Times New Roman" w:hAnsi="Times New Roman" w:cs="Times New Roman"/>
          <w:spacing w:val="-2"/>
        </w:rPr>
        <w:t xml:space="preserve"> can inform interventions </w:t>
      </w:r>
      <w:r w:rsidR="003E42B1">
        <w:rPr>
          <w:rFonts w:ascii="Times New Roman" w:hAnsi="Times New Roman" w:cs="Times New Roman"/>
          <w:spacing w:val="-2"/>
        </w:rPr>
        <w:t>designed to</w:t>
      </w:r>
      <w:r w:rsidRPr="00DD768A">
        <w:rPr>
          <w:rFonts w:ascii="Times New Roman" w:hAnsi="Times New Roman" w:cs="Times New Roman"/>
          <w:spacing w:val="-2"/>
        </w:rPr>
        <w:t xml:space="preserve"> improve learning in atypically developing populations. </w:t>
      </w:r>
      <w:r w:rsidR="003E42B1">
        <w:rPr>
          <w:rFonts w:ascii="Times New Roman" w:hAnsi="Times New Roman" w:cs="Times New Roman"/>
          <w:spacing w:val="-2"/>
        </w:rPr>
        <w:t xml:space="preserve">For </w:t>
      </w:r>
      <w:r w:rsidR="003E42B1">
        <w:rPr>
          <w:rFonts w:ascii="Times New Roman" w:hAnsi="Times New Roman" w:cs="Times New Roman"/>
          <w:spacing w:val="-2"/>
        </w:rPr>
        <w:lastRenderedPageBreak/>
        <w:t>example</w:t>
      </w:r>
      <w:r w:rsidRPr="00DD768A">
        <w:rPr>
          <w:rFonts w:ascii="Times New Roman" w:hAnsi="Times New Roman" w:cs="Times New Roman"/>
          <w:spacing w:val="-2"/>
        </w:rPr>
        <w:t xml:space="preserve">, pediatricians and pediatric psychologists </w:t>
      </w:r>
      <w:r w:rsidR="005F441E">
        <w:rPr>
          <w:rFonts w:ascii="Times New Roman" w:hAnsi="Times New Roman" w:cs="Times New Roman"/>
          <w:spacing w:val="-2"/>
        </w:rPr>
        <w:t xml:space="preserve">could </w:t>
      </w:r>
      <w:r w:rsidR="003754DF">
        <w:rPr>
          <w:rFonts w:ascii="Times New Roman" w:hAnsi="Times New Roman" w:cs="Times New Roman"/>
          <w:spacing w:val="-2"/>
        </w:rPr>
        <w:t>use the results from this project to</w:t>
      </w:r>
      <w:r w:rsidRPr="00DD768A">
        <w:rPr>
          <w:rFonts w:ascii="Times New Roman" w:hAnsi="Times New Roman" w:cs="Times New Roman"/>
          <w:spacing w:val="-2"/>
        </w:rPr>
        <w:t xml:space="preserve"> design novel interventions that target key aspects of </w:t>
      </w:r>
      <w:r w:rsidR="00B044B1">
        <w:rPr>
          <w:rFonts w:ascii="Times New Roman" w:hAnsi="Times New Roman" w:cs="Times New Roman"/>
          <w:spacing w:val="-2"/>
        </w:rPr>
        <w:t>the target mechanism</w:t>
      </w:r>
      <w:r w:rsidRPr="00DD768A">
        <w:rPr>
          <w:rFonts w:ascii="Times New Roman" w:hAnsi="Times New Roman" w:cs="Times New Roman"/>
          <w:spacing w:val="-2"/>
        </w:rPr>
        <w:t xml:space="preserve"> to improve</w:t>
      </w:r>
      <w:r w:rsidR="00B044B1">
        <w:rPr>
          <w:rFonts w:ascii="Times New Roman" w:hAnsi="Times New Roman" w:cs="Times New Roman"/>
          <w:spacing w:val="-2"/>
        </w:rPr>
        <w:t xml:space="preserve"> the</w:t>
      </w:r>
      <w:r w:rsidRPr="00DD768A">
        <w:rPr>
          <w:rFonts w:ascii="Times New Roman" w:hAnsi="Times New Roman" w:cs="Times New Roman"/>
          <w:spacing w:val="-2"/>
        </w:rPr>
        <w:t xml:space="preserve"> learning outcomes</w:t>
      </w:r>
      <w:r w:rsidR="000E2865" w:rsidRPr="00DD768A">
        <w:rPr>
          <w:rFonts w:ascii="Times New Roman" w:hAnsi="Times New Roman" w:cs="Times New Roman"/>
          <w:spacing w:val="-2"/>
        </w:rPr>
        <w:t xml:space="preserve"> for atypically developing populations</w:t>
      </w:r>
      <w:r w:rsidR="005528AD" w:rsidRPr="00DD768A">
        <w:rPr>
          <w:rFonts w:ascii="Times New Roman" w:hAnsi="Times New Roman" w:cs="Times New Roman"/>
          <w:spacing w:val="-2"/>
        </w:rPr>
        <w:t>, especially for those individuals</w:t>
      </w:r>
      <w:r w:rsidR="000E2865" w:rsidRPr="00DD768A">
        <w:rPr>
          <w:rFonts w:ascii="Times New Roman" w:hAnsi="Times New Roman" w:cs="Times New Roman"/>
          <w:spacing w:val="-2"/>
        </w:rPr>
        <w:t xml:space="preserve"> </w:t>
      </w:r>
      <w:ins w:id="27" w:author="Amy Needham" w:date="2022-09-26T14:16:00Z">
        <w:r w:rsidR="005C6514">
          <w:rPr>
            <w:rFonts w:ascii="Times New Roman" w:hAnsi="Times New Roman" w:cs="Times New Roman"/>
            <w:spacing w:val="-2"/>
          </w:rPr>
          <w:t xml:space="preserve">with </w:t>
        </w:r>
      </w:ins>
      <w:del w:id="28" w:author="Amy Needham" w:date="2022-09-26T14:16:00Z">
        <w:r w:rsidR="000E2865" w:rsidRPr="00DD768A" w:rsidDel="005C6514">
          <w:rPr>
            <w:rFonts w:ascii="Times New Roman" w:hAnsi="Times New Roman" w:cs="Times New Roman"/>
            <w:spacing w:val="-2"/>
          </w:rPr>
          <w:delText xml:space="preserve">whose disorders and deficits </w:delText>
        </w:r>
        <w:r w:rsidR="005528AD" w:rsidRPr="00DD768A" w:rsidDel="005C6514">
          <w:rPr>
            <w:rFonts w:ascii="Times New Roman" w:hAnsi="Times New Roman" w:cs="Times New Roman"/>
            <w:spacing w:val="-2"/>
          </w:rPr>
          <w:delText xml:space="preserve">tend to cause </w:delText>
        </w:r>
      </w:del>
      <w:r w:rsidR="005528AD" w:rsidRPr="00DD768A">
        <w:rPr>
          <w:rFonts w:ascii="Times New Roman" w:hAnsi="Times New Roman" w:cs="Times New Roman"/>
          <w:spacing w:val="-2"/>
        </w:rPr>
        <w:t>profound social deficits</w:t>
      </w:r>
      <w:r w:rsidR="005F441E">
        <w:rPr>
          <w:rFonts w:ascii="Times New Roman" w:hAnsi="Times New Roman" w:cs="Times New Roman"/>
          <w:spacing w:val="-2"/>
        </w:rPr>
        <w:t xml:space="preserve"> such as individuals diagnosed with an </w:t>
      </w:r>
      <w:r w:rsidR="00201282">
        <w:rPr>
          <w:rFonts w:ascii="Times New Roman" w:hAnsi="Times New Roman" w:cs="Times New Roman"/>
          <w:spacing w:val="-2"/>
        </w:rPr>
        <w:t>autism spectrum disorder</w:t>
      </w:r>
      <w:ins w:id="29" w:author="Amy Needham" w:date="2022-09-26T14:16:00Z">
        <w:r w:rsidR="005C6514">
          <w:rPr>
            <w:rFonts w:ascii="Times New Roman" w:hAnsi="Times New Roman" w:cs="Times New Roman"/>
            <w:spacing w:val="-2"/>
          </w:rPr>
          <w:t xml:space="preserve"> (ASD)</w:t>
        </w:r>
      </w:ins>
      <w:r w:rsidR="005F441E">
        <w:rPr>
          <w:rFonts w:ascii="Times New Roman" w:hAnsi="Times New Roman" w:cs="Times New Roman"/>
          <w:spacing w:val="-2"/>
        </w:rPr>
        <w:t>.</w:t>
      </w:r>
      <w:ins w:id="30" w:author="Amy Needham" w:date="2022-09-26T14:16:00Z">
        <w:r w:rsidR="005C6514">
          <w:rPr>
            <w:rFonts w:ascii="Times New Roman" w:hAnsi="Times New Roman" w:cs="Times New Roman"/>
            <w:spacing w:val="-2"/>
          </w:rPr>
          <w:t xml:space="preserve"> </w:t>
        </w:r>
      </w:ins>
      <w:ins w:id="31" w:author="Amy Needham" w:date="2022-09-26T14:18:00Z">
        <w:r w:rsidR="00185513">
          <w:rPr>
            <w:rFonts w:ascii="Times New Roman" w:hAnsi="Times New Roman" w:cs="Times New Roman"/>
            <w:spacing w:val="-2"/>
          </w:rPr>
          <w:t xml:space="preserve">For instance, </w:t>
        </w:r>
      </w:ins>
      <w:ins w:id="32" w:author="Amy Needham" w:date="2022-09-26T14:21:00Z">
        <w:r w:rsidR="00185513">
          <w:rPr>
            <w:rFonts w:ascii="Times New Roman" w:hAnsi="Times New Roman" w:cs="Times New Roman"/>
            <w:spacing w:val="-2"/>
          </w:rPr>
          <w:t>future</w:t>
        </w:r>
      </w:ins>
      <w:ins w:id="33" w:author="Amy Needham" w:date="2022-09-26T14:18:00Z">
        <w:r w:rsidR="00185513">
          <w:rPr>
            <w:rFonts w:ascii="Times New Roman" w:hAnsi="Times New Roman" w:cs="Times New Roman"/>
            <w:spacing w:val="-2"/>
          </w:rPr>
          <w:t xml:space="preserve"> studies in this line of research could </w:t>
        </w:r>
      </w:ins>
      <w:ins w:id="34" w:author="Amy Needham" w:date="2022-09-26T14:20:00Z">
        <w:r w:rsidR="00185513">
          <w:rPr>
            <w:rFonts w:ascii="Times New Roman" w:hAnsi="Times New Roman" w:cs="Times New Roman"/>
            <w:spacing w:val="-2"/>
          </w:rPr>
          <w:t xml:space="preserve">be conducted with </w:t>
        </w:r>
      </w:ins>
      <w:ins w:id="35" w:author="Amy Needham" w:date="2022-09-26T14:19:00Z">
        <w:r w:rsidR="00185513">
          <w:rPr>
            <w:rFonts w:ascii="Times New Roman" w:hAnsi="Times New Roman" w:cs="Times New Roman"/>
            <w:spacing w:val="-2"/>
          </w:rPr>
          <w:t xml:space="preserve">infant siblings of </w:t>
        </w:r>
      </w:ins>
      <w:ins w:id="36" w:author="Amy Needham" w:date="2022-09-26T14:16:00Z">
        <w:r w:rsidR="005C6514">
          <w:rPr>
            <w:rFonts w:ascii="Times New Roman" w:hAnsi="Times New Roman" w:cs="Times New Roman"/>
            <w:spacing w:val="-2"/>
          </w:rPr>
          <w:t>individuals</w:t>
        </w:r>
      </w:ins>
      <w:ins w:id="37" w:author="Amy Needham" w:date="2022-09-26T14:18:00Z">
        <w:r w:rsidR="00185513">
          <w:rPr>
            <w:rFonts w:ascii="Times New Roman" w:hAnsi="Times New Roman" w:cs="Times New Roman"/>
            <w:spacing w:val="-2"/>
          </w:rPr>
          <w:t xml:space="preserve"> with an </w:t>
        </w:r>
      </w:ins>
      <w:ins w:id="38" w:author="Amy Needham" w:date="2022-09-26T14:16:00Z">
        <w:r w:rsidR="005C6514">
          <w:rPr>
            <w:rFonts w:ascii="Times New Roman" w:hAnsi="Times New Roman" w:cs="Times New Roman"/>
            <w:spacing w:val="-2"/>
          </w:rPr>
          <w:t>ASD</w:t>
        </w:r>
      </w:ins>
      <w:ins w:id="39" w:author="Amy Needham" w:date="2022-09-26T14:18:00Z">
        <w:r w:rsidR="00185513">
          <w:rPr>
            <w:rFonts w:ascii="Times New Roman" w:hAnsi="Times New Roman" w:cs="Times New Roman"/>
            <w:spacing w:val="-2"/>
          </w:rPr>
          <w:t xml:space="preserve"> diag</w:t>
        </w:r>
      </w:ins>
      <w:ins w:id="40" w:author="Amy Needham" w:date="2022-09-26T14:19:00Z">
        <w:r w:rsidR="00185513">
          <w:rPr>
            <w:rFonts w:ascii="Times New Roman" w:hAnsi="Times New Roman" w:cs="Times New Roman"/>
            <w:spacing w:val="-2"/>
          </w:rPr>
          <w:t>nosis</w:t>
        </w:r>
      </w:ins>
      <w:ins w:id="41" w:author="Amy Needham" w:date="2022-09-26T14:16:00Z">
        <w:r w:rsidR="005C6514">
          <w:rPr>
            <w:rFonts w:ascii="Times New Roman" w:hAnsi="Times New Roman" w:cs="Times New Roman"/>
            <w:spacing w:val="-2"/>
          </w:rPr>
          <w:t xml:space="preserve"> </w:t>
        </w:r>
      </w:ins>
      <w:ins w:id="42" w:author="Amy Needham" w:date="2022-09-26T14:20:00Z">
        <w:r w:rsidR="00185513">
          <w:rPr>
            <w:rFonts w:ascii="Times New Roman" w:hAnsi="Times New Roman" w:cs="Times New Roman"/>
            <w:spacing w:val="-2"/>
          </w:rPr>
          <w:t xml:space="preserve">to determine whether these infants are able to </w:t>
        </w:r>
      </w:ins>
      <w:ins w:id="43" w:author="Amy Needham" w:date="2022-09-26T14:17:00Z">
        <w:r w:rsidR="005C6514">
          <w:rPr>
            <w:rFonts w:ascii="Times New Roman" w:hAnsi="Times New Roman" w:cs="Times New Roman"/>
            <w:spacing w:val="-2"/>
          </w:rPr>
          <w:t xml:space="preserve">differentiate between the fundamental causal properties of </w:t>
        </w:r>
        <w:r w:rsidR="00185513">
          <w:rPr>
            <w:rFonts w:ascii="Times New Roman" w:hAnsi="Times New Roman" w:cs="Times New Roman"/>
            <w:spacing w:val="-2"/>
          </w:rPr>
          <w:t xml:space="preserve">people and objects </w:t>
        </w:r>
      </w:ins>
      <w:ins w:id="44" w:author="Amy Needham" w:date="2022-09-26T14:21:00Z">
        <w:r w:rsidR="00185513">
          <w:rPr>
            <w:rFonts w:ascii="Times New Roman" w:hAnsi="Times New Roman" w:cs="Times New Roman"/>
            <w:spacing w:val="-2"/>
          </w:rPr>
          <w:t>as well as their peers with a typical likelihood of an ASD diagnosis.</w:t>
        </w:r>
      </w:ins>
    </w:p>
    <w:p w14:paraId="7A023570" w14:textId="5D5D04DD" w:rsidR="005557D3" w:rsidRPr="007F2FB3" w:rsidRDefault="00444A29" w:rsidP="007036EF">
      <w:pPr>
        <w:spacing w:line="240" w:lineRule="exact"/>
        <w:contextualSpacing/>
        <w:jc w:val="both"/>
        <w:rPr>
          <w:rFonts w:ascii="Times New Roman" w:hAnsi="Times New Roman" w:cs="Times New Roman"/>
          <w:b/>
          <w:bCs/>
          <w:spacing w:val="-2"/>
        </w:rPr>
      </w:pPr>
      <w:r w:rsidRPr="007F2FB3">
        <w:rPr>
          <w:rFonts w:ascii="Times New Roman" w:hAnsi="Times New Roman" w:cs="Times New Roman"/>
          <w:b/>
          <w:bCs/>
          <w:spacing w:val="-2"/>
        </w:rPr>
        <w:t>Study 1</w:t>
      </w:r>
    </w:p>
    <w:p w14:paraId="735564B6" w14:textId="2A9B0CCD" w:rsidR="00E739F5" w:rsidRPr="00E739F5" w:rsidRDefault="00444A29" w:rsidP="007036EF">
      <w:pPr>
        <w:spacing w:line="240" w:lineRule="exact"/>
        <w:contextualSpacing/>
        <w:jc w:val="both"/>
        <w:rPr>
          <w:rFonts w:ascii="Times New Roman" w:hAnsi="Times New Roman" w:cs="Times New Roman"/>
          <w:spacing w:val="-2"/>
        </w:rPr>
      </w:pPr>
      <w:r w:rsidRPr="00236693">
        <w:rPr>
          <w:rFonts w:ascii="Times New Roman" w:hAnsi="Times New Roman" w:cs="Times New Roman"/>
          <w:b/>
          <w:bCs/>
          <w:spacing w:val="-2"/>
          <w:u w:val="single"/>
        </w:rPr>
        <w:t>Purpose.</w:t>
      </w:r>
      <w:r w:rsidRPr="00DD768A">
        <w:rPr>
          <w:rFonts w:ascii="Times New Roman" w:hAnsi="Times New Roman" w:cs="Times New Roman"/>
          <w:spacing w:val="-2"/>
        </w:rPr>
        <w:t xml:space="preserve"> This</w:t>
      </w:r>
      <w:r w:rsidR="00F279EA">
        <w:rPr>
          <w:rFonts w:ascii="Times New Roman" w:hAnsi="Times New Roman" w:cs="Times New Roman"/>
          <w:spacing w:val="-2"/>
        </w:rPr>
        <w:t xml:space="preserve"> habituation study </w:t>
      </w:r>
      <w:r w:rsidRPr="00DD768A">
        <w:rPr>
          <w:rFonts w:ascii="Times New Roman" w:hAnsi="Times New Roman" w:cs="Times New Roman"/>
          <w:spacing w:val="-2"/>
        </w:rPr>
        <w:t xml:space="preserve">is designed to replicate Spelke et al. (1995) </w:t>
      </w:r>
      <w:r w:rsidR="00521FCF" w:rsidRPr="00DD768A">
        <w:rPr>
          <w:rFonts w:ascii="Times New Roman" w:hAnsi="Times New Roman" w:cs="Times New Roman"/>
          <w:spacing w:val="-2"/>
        </w:rPr>
        <w:t xml:space="preserve">and to extend it </w:t>
      </w:r>
      <w:r w:rsidRPr="00DD768A">
        <w:rPr>
          <w:rFonts w:ascii="Times New Roman" w:hAnsi="Times New Roman" w:cs="Times New Roman"/>
          <w:spacing w:val="-2"/>
        </w:rPr>
        <w:t>by using artificial, two-dimensional stimuli rather than realistic, three-dimensional stimuli</w:t>
      </w:r>
      <w:r w:rsidR="00B044B1">
        <w:rPr>
          <w:rFonts w:ascii="Times New Roman" w:hAnsi="Times New Roman" w:cs="Times New Roman"/>
          <w:spacing w:val="-2"/>
        </w:rPr>
        <w:t>. Four-, 7-, and 11-month-old infants will be tested.</w:t>
      </w:r>
      <w:r w:rsidRPr="00DD768A">
        <w:rPr>
          <w:rFonts w:ascii="Times New Roman" w:hAnsi="Times New Roman" w:cs="Times New Roman"/>
          <w:spacing w:val="-2"/>
        </w:rPr>
        <w:t xml:space="preserve"> </w:t>
      </w:r>
      <w:r w:rsidR="00B044B1">
        <w:rPr>
          <w:rFonts w:ascii="Times New Roman" w:hAnsi="Times New Roman" w:cs="Times New Roman"/>
          <w:spacing w:val="-2"/>
        </w:rPr>
        <w:t xml:space="preserve">By testing different </w:t>
      </w:r>
      <w:proofErr w:type="gramStart"/>
      <w:r w:rsidR="00B044B1">
        <w:rPr>
          <w:rFonts w:ascii="Times New Roman" w:hAnsi="Times New Roman" w:cs="Times New Roman"/>
          <w:spacing w:val="-2"/>
        </w:rPr>
        <w:t>ages</w:t>
      </w:r>
      <w:proofErr w:type="gramEnd"/>
      <w:r w:rsidR="00B044B1">
        <w:rPr>
          <w:rFonts w:ascii="Times New Roman" w:hAnsi="Times New Roman" w:cs="Times New Roman"/>
          <w:spacing w:val="-2"/>
        </w:rPr>
        <w:t xml:space="preserve"> it is possible to</w:t>
      </w:r>
      <w:r w:rsidR="007114B1" w:rsidRPr="00DD768A">
        <w:rPr>
          <w:rFonts w:ascii="Times New Roman" w:hAnsi="Times New Roman" w:cs="Times New Roman"/>
          <w:spacing w:val="-2"/>
        </w:rPr>
        <w:t xml:space="preserve"> examine whether infants possess innate knowledge about the causal properties of people and objects (</w:t>
      </w:r>
      <w:commentRangeStart w:id="45"/>
      <w:r w:rsidR="007114B1" w:rsidRPr="00DD768A">
        <w:rPr>
          <w:rFonts w:ascii="Times New Roman" w:hAnsi="Times New Roman" w:cs="Times New Roman"/>
          <w:spacing w:val="-2"/>
        </w:rPr>
        <w:t>by testing 4-month-olds</w:t>
      </w:r>
      <w:commentRangeEnd w:id="45"/>
      <w:r w:rsidR="00217305">
        <w:rPr>
          <w:rStyle w:val="CommentReference"/>
        </w:rPr>
        <w:commentReference w:id="45"/>
      </w:r>
      <w:r w:rsidR="007114B1" w:rsidRPr="00DD768A">
        <w:rPr>
          <w:rFonts w:ascii="Times New Roman" w:hAnsi="Times New Roman" w:cs="Times New Roman"/>
          <w:spacing w:val="-2"/>
        </w:rPr>
        <w:t>) or whether this knowledge undergoes a developmental progression (by testing a range of ages)</w:t>
      </w:r>
      <w:r w:rsidR="002E022D" w:rsidRPr="00DD768A">
        <w:rPr>
          <w:rFonts w:ascii="Times New Roman" w:hAnsi="Times New Roman" w:cs="Times New Roman"/>
          <w:spacing w:val="-2"/>
        </w:rPr>
        <w:t xml:space="preserve">. </w:t>
      </w:r>
    </w:p>
    <w:p w14:paraId="69CF3CF7" w14:textId="1093FDBC" w:rsidR="00444A29" w:rsidRPr="00DD768A" w:rsidRDefault="009B3ECE" w:rsidP="007036EF">
      <w:pPr>
        <w:spacing w:line="240" w:lineRule="exact"/>
        <w:contextualSpacing/>
        <w:jc w:val="both"/>
        <w:rPr>
          <w:rFonts w:ascii="Times New Roman" w:hAnsi="Times New Roman" w:cs="Times New Roman"/>
          <w:spacing w:val="-2"/>
        </w:rPr>
      </w:pPr>
      <w:r w:rsidRPr="00236693">
        <w:rPr>
          <w:b/>
          <w:bCs/>
          <w:noProof/>
        </w:rPr>
        <mc:AlternateContent>
          <mc:Choice Requires="wps">
            <w:drawing>
              <wp:anchor distT="0" distB="0" distL="114300" distR="114300" simplePos="0" relativeHeight="251663360" behindDoc="0" locked="0" layoutInCell="1" allowOverlap="1" wp14:anchorId="568507AA" wp14:editId="5FE84EE2">
                <wp:simplePos x="0" y="0"/>
                <wp:positionH relativeFrom="column">
                  <wp:posOffset>5038725</wp:posOffset>
                </wp:positionH>
                <wp:positionV relativeFrom="paragraph">
                  <wp:posOffset>1121410</wp:posOffset>
                </wp:positionV>
                <wp:extent cx="476250" cy="153670"/>
                <wp:effectExtent l="0" t="0" r="0" b="0"/>
                <wp:wrapSquare wrapText="bothSides"/>
                <wp:docPr id="1" name="Text Box 1"/>
                <wp:cNvGraphicFramePr/>
                <a:graphic xmlns:a="http://schemas.openxmlformats.org/drawingml/2006/main">
                  <a:graphicData uri="http://schemas.microsoft.com/office/word/2010/wordprocessingShape">
                    <wps:wsp>
                      <wps:cNvSpPr txBox="1"/>
                      <wps:spPr>
                        <a:xfrm>
                          <a:off x="0" y="0"/>
                          <a:ext cx="476250" cy="153670"/>
                        </a:xfrm>
                        <a:prstGeom prst="rect">
                          <a:avLst/>
                        </a:prstGeom>
                        <a:solidFill>
                          <a:prstClr val="white"/>
                        </a:solidFill>
                        <a:ln>
                          <a:noFill/>
                        </a:ln>
                      </wps:spPr>
                      <wps:txbx>
                        <w:txbxContent>
                          <w:p w14:paraId="3BE9744A" w14:textId="66DBCA7D" w:rsidR="00CE3D8D" w:rsidRPr="00CE3D8D" w:rsidRDefault="00CE3D8D" w:rsidP="00CE3D8D">
                            <w:pPr>
                              <w:pStyle w:val="Caption"/>
                              <w:rPr>
                                <w:rFonts w:ascii="Times New Roman" w:hAnsi="Times New Roman" w:cs="Times New Roman"/>
                                <w:i w:val="0"/>
                                <w:iCs w:val="0"/>
                                <w:noProof/>
                                <w:color w:val="000000" w:themeColor="text1"/>
                                <w:spacing w:val="-2"/>
                              </w:rPr>
                            </w:pPr>
                            <w:r w:rsidRPr="00CE3D8D">
                              <w:rPr>
                                <w:rFonts w:ascii="Times New Roman" w:hAnsi="Times New Roman" w:cs="Times New Roman"/>
                                <w:i w:val="0"/>
                                <w:iCs w:val="0"/>
                                <w:color w:val="000000" w:themeColor="text1"/>
                              </w:rPr>
                              <w:t xml:space="preserve">Figure </w:t>
                            </w:r>
                            <w:r w:rsidRPr="00CE3D8D">
                              <w:rPr>
                                <w:rFonts w:ascii="Times New Roman" w:hAnsi="Times New Roman" w:cs="Times New Roman"/>
                                <w:i w:val="0"/>
                                <w:iCs w:val="0"/>
                                <w:color w:val="000000" w:themeColor="text1"/>
                              </w:rPr>
                              <w:fldChar w:fldCharType="begin"/>
                            </w:r>
                            <w:r w:rsidRPr="00CE3D8D">
                              <w:rPr>
                                <w:rFonts w:ascii="Times New Roman" w:hAnsi="Times New Roman" w:cs="Times New Roman"/>
                                <w:i w:val="0"/>
                                <w:iCs w:val="0"/>
                                <w:color w:val="000000" w:themeColor="text1"/>
                              </w:rPr>
                              <w:instrText xml:space="preserve"> SEQ Figure \* ARABIC </w:instrText>
                            </w:r>
                            <w:r w:rsidRPr="00CE3D8D">
                              <w:rPr>
                                <w:rFonts w:ascii="Times New Roman" w:hAnsi="Times New Roman" w:cs="Times New Roman"/>
                                <w:i w:val="0"/>
                                <w:iCs w:val="0"/>
                                <w:color w:val="000000" w:themeColor="text1"/>
                              </w:rPr>
                              <w:fldChar w:fldCharType="separate"/>
                            </w:r>
                            <w:r w:rsidR="00F64218">
                              <w:rPr>
                                <w:rFonts w:ascii="Times New Roman" w:hAnsi="Times New Roman" w:cs="Times New Roman"/>
                                <w:i w:val="0"/>
                                <w:iCs w:val="0"/>
                                <w:noProof/>
                                <w:color w:val="000000" w:themeColor="text1"/>
                              </w:rPr>
                              <w:t>1</w:t>
                            </w:r>
                            <w:r w:rsidRPr="00CE3D8D">
                              <w:rPr>
                                <w:rFonts w:ascii="Times New Roman" w:hAnsi="Times New Roman" w:cs="Times New Roman"/>
                                <w:i w:val="0"/>
                                <w:iCs w:val="0"/>
                                <w:color w:val="000000" w:themeColor="text1"/>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68507AA" id="_x0000_t202" coordsize="21600,21600" o:spt="202" path="m,l,21600r21600,l21600,xe">
                <v:stroke joinstyle="miter"/>
                <v:path gradientshapeok="t" o:connecttype="rect"/>
              </v:shapetype>
              <v:shape id="Text Box 1" o:spid="_x0000_s1026" type="#_x0000_t202" style="position:absolute;left:0;text-align:left;margin-left:396.75pt;margin-top:88.3pt;width:37.5pt;height:12.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" stroked="f">
                <v:textbox inset="0,0,0,0">
                  <w:txbxContent>
                    <w:p w14:paraId="3BE9744A" w14:textId="66DBCA7D" w:rsidR="00CE3D8D" w:rsidRPr="00CE3D8D" w:rsidRDefault="00CE3D8D" w:rsidP="00CE3D8D">
                      <w:pPr>
                        <w:pStyle w:val="Caption"/>
                        <w:rPr>
                          <w:rFonts w:ascii="Times New Roman" w:hAnsi="Times New Roman" w:cs="Times New Roman"/>
                          <w:i w:val="0"/>
                          <w:iCs w:val="0"/>
                          <w:noProof/>
                          <w:color w:val="000000" w:themeColor="text1"/>
                          <w:spacing w:val="-2"/>
                        </w:rPr>
                      </w:pPr>
                      <w:r w:rsidRPr="00CE3D8D">
                        <w:rPr>
                          <w:rFonts w:ascii="Times New Roman" w:hAnsi="Times New Roman" w:cs="Times New Roman"/>
                          <w:i w:val="0"/>
                          <w:iCs w:val="0"/>
                          <w:color w:val="000000" w:themeColor="text1"/>
                        </w:rPr>
                        <w:t xml:space="preserve">Figure </w:t>
                      </w:r>
                      <w:r w:rsidRPr="00CE3D8D">
                        <w:rPr>
                          <w:rFonts w:ascii="Times New Roman" w:hAnsi="Times New Roman" w:cs="Times New Roman"/>
                          <w:i w:val="0"/>
                          <w:iCs w:val="0"/>
                          <w:color w:val="000000" w:themeColor="text1"/>
                        </w:rPr>
                        <w:fldChar w:fldCharType="begin"/>
                      </w:r>
                      <w:r w:rsidRPr="00CE3D8D">
                        <w:rPr>
                          <w:rFonts w:ascii="Times New Roman" w:hAnsi="Times New Roman" w:cs="Times New Roman"/>
                          <w:i w:val="0"/>
                          <w:iCs w:val="0"/>
                          <w:color w:val="000000" w:themeColor="text1"/>
                        </w:rPr>
                        <w:instrText xml:space="preserve"> SEQ Figure \* ARABIC </w:instrText>
                      </w:r>
                      <w:r w:rsidRPr="00CE3D8D">
                        <w:rPr>
                          <w:rFonts w:ascii="Times New Roman" w:hAnsi="Times New Roman" w:cs="Times New Roman"/>
                          <w:i w:val="0"/>
                          <w:iCs w:val="0"/>
                          <w:color w:val="000000" w:themeColor="text1"/>
                        </w:rPr>
                        <w:fldChar w:fldCharType="separate"/>
                      </w:r>
                      <w:r w:rsidR="00F64218">
                        <w:rPr>
                          <w:rFonts w:ascii="Times New Roman" w:hAnsi="Times New Roman" w:cs="Times New Roman"/>
                          <w:i w:val="0"/>
                          <w:iCs w:val="0"/>
                          <w:noProof/>
                          <w:color w:val="000000" w:themeColor="text1"/>
                        </w:rPr>
                        <w:t>1</w:t>
                      </w:r>
                      <w:r w:rsidRPr="00CE3D8D">
                        <w:rPr>
                          <w:rFonts w:ascii="Times New Roman" w:hAnsi="Times New Roman" w:cs="Times New Roman"/>
                          <w:i w:val="0"/>
                          <w:iCs w:val="0"/>
                          <w:color w:val="000000" w:themeColor="text1"/>
                        </w:rPr>
                        <w:fldChar w:fldCharType="end"/>
                      </w:r>
                    </w:p>
                  </w:txbxContent>
                </v:textbox>
                <w10:wrap type="square"/>
              </v:shape>
            </w:pict>
          </mc:Fallback>
        </mc:AlternateContent>
      </w:r>
      <w:r w:rsidRPr="00236693">
        <w:rPr>
          <w:b/>
          <w:bCs/>
          <w:noProof/>
        </w:rPr>
        <mc:AlternateContent>
          <mc:Choice Requires="wps">
            <w:drawing>
              <wp:anchor distT="0" distB="0" distL="114300" distR="114300" simplePos="0" relativeHeight="251665408" behindDoc="0" locked="0" layoutInCell="1" allowOverlap="1" wp14:anchorId="1287EBC5" wp14:editId="05763FBC">
                <wp:simplePos x="0" y="0"/>
                <wp:positionH relativeFrom="column">
                  <wp:posOffset>4019550</wp:posOffset>
                </wp:positionH>
                <wp:positionV relativeFrom="paragraph">
                  <wp:posOffset>1143000</wp:posOffset>
                </wp:positionV>
                <wp:extent cx="733425" cy="133350"/>
                <wp:effectExtent l="0" t="0" r="9525" b="0"/>
                <wp:wrapSquare wrapText="bothSides"/>
                <wp:docPr id="12" name="Text Box 12"/>
                <wp:cNvGraphicFramePr/>
                <a:graphic xmlns:a="http://schemas.openxmlformats.org/drawingml/2006/main">
                  <a:graphicData uri="http://schemas.microsoft.com/office/word/2010/wordprocessingShape">
                    <wps:wsp>
                      <wps:cNvSpPr txBox="1"/>
                      <wps:spPr>
                        <a:xfrm>
                          <a:off x="0" y="0"/>
                          <a:ext cx="733425" cy="133350"/>
                        </a:xfrm>
                        <a:prstGeom prst="rect">
                          <a:avLst/>
                        </a:prstGeom>
                        <a:solidFill>
                          <a:prstClr val="white"/>
                        </a:solidFill>
                        <a:ln>
                          <a:noFill/>
                        </a:ln>
                      </wps:spPr>
                      <wps:txbx>
                        <w:txbxContent>
                          <w:p w14:paraId="28760881" w14:textId="4B0E11E2" w:rsidR="00C720C6" w:rsidRPr="00CE3D8D" w:rsidRDefault="00C720C6" w:rsidP="00C720C6">
                            <w:pPr>
                              <w:pStyle w:val="Caption"/>
                              <w:rPr>
                                <w:rFonts w:ascii="Times New Roman" w:hAnsi="Times New Roman" w:cs="Times New Roman"/>
                                <w:i w:val="0"/>
                                <w:iCs w:val="0"/>
                                <w:noProof/>
                                <w:color w:val="000000" w:themeColor="text1"/>
                                <w:spacing w:val="-2"/>
                              </w:rPr>
                            </w:pPr>
                            <w:r>
                              <w:rPr>
                                <w:rFonts w:ascii="Times New Roman" w:hAnsi="Times New Roman" w:cs="Times New Roman"/>
                                <w:i w:val="0"/>
                                <w:iCs w:val="0"/>
                                <w:color w:val="000000" w:themeColor="text1"/>
                              </w:rPr>
                              <w:t>Familiarization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87EBC5" id="Text Box 12" o:spid="_x0000_s1027" type="#_x0000_t202" style="position:absolute;left:0;text-align:left;margin-left:316.5pt;margin-top:90pt;width:57.75pt;height:10.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" stroked="f">
                <v:textbox inset="0,0,0,0">
                  <w:txbxContent>
                    <w:p w14:paraId="28760881" w14:textId="4B0E11E2" w:rsidR="00C720C6" w:rsidRPr="00CE3D8D" w:rsidRDefault="00C720C6" w:rsidP="00C720C6">
                      <w:pPr>
                        <w:pStyle w:val="Caption"/>
                        <w:rPr>
                          <w:rFonts w:ascii="Times New Roman" w:hAnsi="Times New Roman" w:cs="Times New Roman"/>
                          <w:i w:val="0"/>
                          <w:iCs w:val="0"/>
                          <w:noProof/>
                          <w:color w:val="000000" w:themeColor="text1"/>
                          <w:spacing w:val="-2"/>
                        </w:rPr>
                      </w:pPr>
                      <w:r>
                        <w:rPr>
                          <w:rFonts w:ascii="Times New Roman" w:hAnsi="Times New Roman" w:cs="Times New Roman"/>
                          <w:i w:val="0"/>
                          <w:iCs w:val="0"/>
                          <w:color w:val="000000" w:themeColor="text1"/>
                        </w:rPr>
                        <w:t>Familiarization</w:t>
                      </w:r>
                    </w:p>
                  </w:txbxContent>
                </v:textbox>
                <w10:wrap type="square"/>
              </v:shape>
            </w:pict>
          </mc:Fallback>
        </mc:AlternateContent>
      </w:r>
      <w:r w:rsidRPr="00236693">
        <w:rPr>
          <w:b/>
          <w:bCs/>
          <w:noProof/>
        </w:rPr>
        <mc:AlternateContent>
          <mc:Choice Requires="wps">
            <w:drawing>
              <wp:anchor distT="0" distB="0" distL="114300" distR="114300" simplePos="0" relativeHeight="251667456" behindDoc="0" locked="0" layoutInCell="1" allowOverlap="1" wp14:anchorId="3585E09D" wp14:editId="41E1EA17">
                <wp:simplePos x="0" y="0"/>
                <wp:positionH relativeFrom="column">
                  <wp:posOffset>5743575</wp:posOffset>
                </wp:positionH>
                <wp:positionV relativeFrom="paragraph">
                  <wp:posOffset>1152525</wp:posOffset>
                </wp:positionV>
                <wp:extent cx="733425" cy="133350"/>
                <wp:effectExtent l="0" t="0" r="9525" b="0"/>
                <wp:wrapSquare wrapText="bothSides"/>
                <wp:docPr id="13" name="Text Box 13"/>
                <wp:cNvGraphicFramePr/>
                <a:graphic xmlns:a="http://schemas.openxmlformats.org/drawingml/2006/main">
                  <a:graphicData uri="http://schemas.microsoft.com/office/word/2010/wordprocessingShape">
                    <wps:wsp>
                      <wps:cNvSpPr txBox="1"/>
                      <wps:spPr>
                        <a:xfrm>
                          <a:off x="0" y="0"/>
                          <a:ext cx="733425" cy="133350"/>
                        </a:xfrm>
                        <a:prstGeom prst="rect">
                          <a:avLst/>
                        </a:prstGeom>
                        <a:solidFill>
                          <a:prstClr val="white"/>
                        </a:solidFill>
                        <a:ln>
                          <a:noFill/>
                        </a:ln>
                      </wps:spPr>
                      <wps:txbx>
                        <w:txbxContent>
                          <w:p w14:paraId="1BA4E24D" w14:textId="73116E63" w:rsidR="00C720C6" w:rsidRPr="00CE3D8D" w:rsidRDefault="00C720C6" w:rsidP="00C720C6">
                            <w:pPr>
                              <w:pStyle w:val="Caption"/>
                              <w:rPr>
                                <w:rFonts w:ascii="Times New Roman" w:hAnsi="Times New Roman" w:cs="Times New Roman"/>
                                <w:i w:val="0"/>
                                <w:iCs w:val="0"/>
                                <w:noProof/>
                                <w:color w:val="000000" w:themeColor="text1"/>
                                <w:spacing w:val="-2"/>
                              </w:rPr>
                            </w:pPr>
                            <w:r>
                              <w:rPr>
                                <w:rFonts w:ascii="Times New Roman" w:hAnsi="Times New Roman" w:cs="Times New Roman"/>
                                <w:i w:val="0"/>
                                <w:iCs w:val="0"/>
                                <w:color w:val="000000" w:themeColor="text1"/>
                              </w:rPr>
                              <w:t>Habituation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85E09D" id="Text Box 13" o:spid="_x0000_s1028" type="#_x0000_t202" style="position:absolute;left:0;text-align:left;margin-left:452.25pt;margin-top:90.75pt;width:57.75pt;height:10.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" stroked="f">
                <v:textbox inset="0,0,0,0">
                  <w:txbxContent>
                    <w:p w14:paraId="1BA4E24D" w14:textId="73116E63" w:rsidR="00C720C6" w:rsidRPr="00CE3D8D" w:rsidRDefault="00C720C6" w:rsidP="00C720C6">
                      <w:pPr>
                        <w:pStyle w:val="Caption"/>
                        <w:rPr>
                          <w:rFonts w:ascii="Times New Roman" w:hAnsi="Times New Roman" w:cs="Times New Roman"/>
                          <w:i w:val="0"/>
                          <w:iCs w:val="0"/>
                          <w:noProof/>
                          <w:color w:val="000000" w:themeColor="text1"/>
                          <w:spacing w:val="-2"/>
                        </w:rPr>
                      </w:pPr>
                      <w:r>
                        <w:rPr>
                          <w:rFonts w:ascii="Times New Roman" w:hAnsi="Times New Roman" w:cs="Times New Roman"/>
                          <w:i w:val="0"/>
                          <w:iCs w:val="0"/>
                          <w:color w:val="000000" w:themeColor="text1"/>
                        </w:rPr>
                        <w:t>Habituation</w:t>
                      </w:r>
                    </w:p>
                  </w:txbxContent>
                </v:textbox>
                <w10:wrap type="square"/>
              </v:shape>
            </w:pict>
          </mc:Fallback>
        </mc:AlternateContent>
      </w:r>
      <w:r w:rsidRPr="00236693">
        <w:rPr>
          <w:b/>
          <w:bCs/>
          <w:noProof/>
        </w:rPr>
        <mc:AlternateContent>
          <mc:Choice Requires="wps">
            <w:drawing>
              <wp:anchor distT="0" distB="0" distL="114300" distR="114300" simplePos="0" relativeHeight="251673600" behindDoc="0" locked="0" layoutInCell="1" allowOverlap="1" wp14:anchorId="3331A896" wp14:editId="7541C349">
                <wp:simplePos x="0" y="0"/>
                <wp:positionH relativeFrom="column">
                  <wp:posOffset>5514975</wp:posOffset>
                </wp:positionH>
                <wp:positionV relativeFrom="paragraph">
                  <wp:posOffset>2295525</wp:posOffset>
                </wp:positionV>
                <wp:extent cx="1162050" cy="123825"/>
                <wp:effectExtent l="0" t="0" r="0" b="9525"/>
                <wp:wrapSquare wrapText="bothSides"/>
                <wp:docPr id="19" name="Text Box 19"/>
                <wp:cNvGraphicFramePr/>
                <a:graphic xmlns:a="http://schemas.openxmlformats.org/drawingml/2006/main">
                  <a:graphicData uri="http://schemas.microsoft.com/office/word/2010/wordprocessingShape">
                    <wps:wsp>
                      <wps:cNvSpPr txBox="1"/>
                      <wps:spPr>
                        <a:xfrm>
                          <a:off x="0" y="0"/>
                          <a:ext cx="1162050" cy="123825"/>
                        </a:xfrm>
                        <a:prstGeom prst="rect">
                          <a:avLst/>
                        </a:prstGeom>
                        <a:solidFill>
                          <a:prstClr val="white"/>
                        </a:solidFill>
                        <a:ln>
                          <a:noFill/>
                        </a:ln>
                      </wps:spPr>
                      <wps:txbx>
                        <w:txbxContent>
                          <w:p w14:paraId="147273C7" w14:textId="4CD62A6E" w:rsidR="00182877" w:rsidRPr="00CE3D8D" w:rsidRDefault="00182877" w:rsidP="00182877">
                            <w:pPr>
                              <w:pStyle w:val="Caption"/>
                              <w:rPr>
                                <w:rFonts w:ascii="Times New Roman" w:hAnsi="Times New Roman" w:cs="Times New Roman"/>
                                <w:i w:val="0"/>
                                <w:iCs w:val="0"/>
                                <w:noProof/>
                                <w:color w:val="000000" w:themeColor="text1"/>
                                <w:spacing w:val="-2"/>
                              </w:rPr>
                            </w:pPr>
                            <w:r>
                              <w:rPr>
                                <w:rFonts w:ascii="Times New Roman" w:hAnsi="Times New Roman" w:cs="Times New Roman"/>
                                <w:i w:val="0"/>
                                <w:iCs w:val="0"/>
                                <w:color w:val="000000" w:themeColor="text1"/>
                              </w:rPr>
                              <w:t>No Collision test event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31A896" id="Text Box 19" o:spid="_x0000_s1029" type="#_x0000_t202" style="position:absolute;left:0;text-align:left;margin-left:434.25pt;margin-top:180.75pt;width:91.5pt;height:9.7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" stroked="f">
                <v:textbox inset="0,0,0,0">
                  <w:txbxContent>
                    <w:p w14:paraId="147273C7" w14:textId="4CD62A6E" w:rsidR="00182877" w:rsidRPr="00CE3D8D" w:rsidRDefault="00182877" w:rsidP="00182877">
                      <w:pPr>
                        <w:pStyle w:val="Caption"/>
                        <w:rPr>
                          <w:rFonts w:ascii="Times New Roman" w:hAnsi="Times New Roman" w:cs="Times New Roman"/>
                          <w:i w:val="0"/>
                          <w:iCs w:val="0"/>
                          <w:noProof/>
                          <w:color w:val="000000" w:themeColor="text1"/>
                          <w:spacing w:val="-2"/>
                        </w:rPr>
                      </w:pPr>
                      <w:r>
                        <w:rPr>
                          <w:rFonts w:ascii="Times New Roman" w:hAnsi="Times New Roman" w:cs="Times New Roman"/>
                          <w:i w:val="0"/>
                          <w:iCs w:val="0"/>
                          <w:color w:val="000000" w:themeColor="text1"/>
                        </w:rPr>
                        <w:t>No Collision test event</w:t>
                      </w:r>
                    </w:p>
                  </w:txbxContent>
                </v:textbox>
                <w10:wrap type="square"/>
              </v:shape>
            </w:pict>
          </mc:Fallback>
        </mc:AlternateContent>
      </w:r>
      <w:r w:rsidRPr="00236693">
        <w:rPr>
          <w:b/>
          <w:bCs/>
          <w:noProof/>
        </w:rPr>
        <mc:AlternateContent>
          <mc:Choice Requires="wps">
            <w:drawing>
              <wp:anchor distT="0" distB="0" distL="114300" distR="114300" simplePos="0" relativeHeight="251671552" behindDoc="0" locked="0" layoutInCell="1" allowOverlap="1" wp14:anchorId="5F96233B" wp14:editId="370E5B45">
                <wp:simplePos x="0" y="0"/>
                <wp:positionH relativeFrom="column">
                  <wp:posOffset>3981450</wp:posOffset>
                </wp:positionH>
                <wp:positionV relativeFrom="paragraph">
                  <wp:posOffset>2314575</wp:posOffset>
                </wp:positionV>
                <wp:extent cx="1047750" cy="133350"/>
                <wp:effectExtent l="0" t="0" r="0" b="0"/>
                <wp:wrapSquare wrapText="bothSides"/>
                <wp:docPr id="18" name="Text Box 18"/>
                <wp:cNvGraphicFramePr/>
                <a:graphic xmlns:a="http://schemas.openxmlformats.org/drawingml/2006/main">
                  <a:graphicData uri="http://schemas.microsoft.com/office/word/2010/wordprocessingShape">
                    <wps:wsp>
                      <wps:cNvSpPr txBox="1"/>
                      <wps:spPr>
                        <a:xfrm>
                          <a:off x="0" y="0"/>
                          <a:ext cx="1047750" cy="133350"/>
                        </a:xfrm>
                        <a:prstGeom prst="rect">
                          <a:avLst/>
                        </a:prstGeom>
                        <a:solidFill>
                          <a:prstClr val="white"/>
                        </a:solidFill>
                        <a:ln>
                          <a:noFill/>
                        </a:ln>
                      </wps:spPr>
                      <wps:txbx>
                        <w:txbxContent>
                          <w:p w14:paraId="298338FF" w14:textId="72632D8B" w:rsidR="00182877" w:rsidRPr="00CE3D8D" w:rsidRDefault="00182877" w:rsidP="00182877">
                            <w:pPr>
                              <w:pStyle w:val="Caption"/>
                              <w:rPr>
                                <w:rFonts w:ascii="Times New Roman" w:hAnsi="Times New Roman" w:cs="Times New Roman"/>
                                <w:i w:val="0"/>
                                <w:iCs w:val="0"/>
                                <w:noProof/>
                                <w:color w:val="000000" w:themeColor="text1"/>
                                <w:spacing w:val="-2"/>
                              </w:rPr>
                            </w:pPr>
                            <w:r>
                              <w:rPr>
                                <w:rFonts w:ascii="Times New Roman" w:hAnsi="Times New Roman" w:cs="Times New Roman"/>
                                <w:i w:val="0"/>
                                <w:iCs w:val="0"/>
                                <w:color w:val="000000" w:themeColor="text1"/>
                              </w:rPr>
                              <w:t>Collision test event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96233B" id="Text Box 18" o:spid="_x0000_s1030" type="#_x0000_t202" style="position:absolute;left:0;text-align:left;margin-left:313.5pt;margin-top:182.25pt;width:82.5pt;height:10.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" stroked="f">
                <v:textbox inset="0,0,0,0">
                  <w:txbxContent>
                    <w:p w14:paraId="298338FF" w14:textId="72632D8B" w:rsidR="00182877" w:rsidRPr="00CE3D8D" w:rsidRDefault="00182877" w:rsidP="00182877">
                      <w:pPr>
                        <w:pStyle w:val="Caption"/>
                        <w:rPr>
                          <w:rFonts w:ascii="Times New Roman" w:hAnsi="Times New Roman" w:cs="Times New Roman"/>
                          <w:i w:val="0"/>
                          <w:iCs w:val="0"/>
                          <w:noProof/>
                          <w:color w:val="000000" w:themeColor="text1"/>
                          <w:spacing w:val="-2"/>
                        </w:rPr>
                      </w:pPr>
                      <w:r>
                        <w:rPr>
                          <w:rFonts w:ascii="Times New Roman" w:hAnsi="Times New Roman" w:cs="Times New Roman"/>
                          <w:i w:val="0"/>
                          <w:iCs w:val="0"/>
                          <w:color w:val="000000" w:themeColor="text1"/>
                        </w:rPr>
                        <w:t>Collision test event</w:t>
                      </w:r>
                    </w:p>
                  </w:txbxContent>
                </v:textbox>
                <w10:wrap type="square"/>
              </v:shape>
            </w:pict>
          </mc:Fallback>
        </mc:AlternateContent>
      </w:r>
      <w:r w:rsidR="00CE3D8D" w:rsidRPr="00236693">
        <w:rPr>
          <w:rFonts w:ascii="Times New Roman" w:hAnsi="Times New Roman" w:cs="Times New Roman"/>
          <w:b/>
          <w:bCs/>
          <w:noProof/>
          <w:spacing w:val="-2"/>
        </w:rPr>
        <w:drawing>
          <wp:anchor distT="0" distB="0" distL="114300" distR="114300" simplePos="0" relativeHeight="251661312" behindDoc="0" locked="0" layoutInCell="1" allowOverlap="1" wp14:anchorId="78B95083" wp14:editId="60563EA2">
            <wp:simplePos x="0" y="0"/>
            <wp:positionH relativeFrom="margin">
              <wp:posOffset>3657600</wp:posOffset>
            </wp:positionH>
            <wp:positionV relativeFrom="margin">
              <wp:posOffset>3962400</wp:posOffset>
            </wp:positionV>
            <wp:extent cx="1604645" cy="1200150"/>
            <wp:effectExtent l="0"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04645" cy="1200150"/>
                    </a:xfrm>
                    <a:prstGeom prst="rect">
                      <a:avLst/>
                    </a:prstGeom>
                  </pic:spPr>
                </pic:pic>
              </a:graphicData>
            </a:graphic>
            <wp14:sizeRelH relativeFrom="margin">
              <wp14:pctWidth>0</wp14:pctWidth>
            </wp14:sizeRelH>
            <wp14:sizeRelV relativeFrom="margin">
              <wp14:pctHeight>0</wp14:pctHeight>
            </wp14:sizeRelV>
          </wp:anchor>
        </w:drawing>
      </w:r>
      <w:r w:rsidR="00CE3D8D" w:rsidRPr="00236693">
        <w:rPr>
          <w:rFonts w:ascii="Times New Roman" w:hAnsi="Times New Roman" w:cs="Times New Roman"/>
          <w:b/>
          <w:bCs/>
          <w:noProof/>
          <w:spacing w:val="-2"/>
        </w:rPr>
        <w:drawing>
          <wp:anchor distT="0" distB="0" distL="114300" distR="114300" simplePos="0" relativeHeight="251660288" behindDoc="0" locked="0" layoutInCell="1" allowOverlap="1" wp14:anchorId="324100BA" wp14:editId="563EB406">
            <wp:simplePos x="0" y="0"/>
            <wp:positionH relativeFrom="margin">
              <wp:align>right</wp:align>
            </wp:positionH>
            <wp:positionV relativeFrom="margin">
              <wp:align>center</wp:align>
            </wp:positionV>
            <wp:extent cx="1574800" cy="1184910"/>
            <wp:effectExtent l="0" t="0" r="635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574800" cy="1184910"/>
                    </a:xfrm>
                    <a:prstGeom prst="rect">
                      <a:avLst/>
                    </a:prstGeom>
                  </pic:spPr>
                </pic:pic>
              </a:graphicData>
            </a:graphic>
            <wp14:sizeRelH relativeFrom="margin">
              <wp14:pctWidth>0</wp14:pctWidth>
            </wp14:sizeRelH>
            <wp14:sizeRelV relativeFrom="margin">
              <wp14:pctHeight>0</wp14:pctHeight>
            </wp14:sizeRelV>
          </wp:anchor>
        </w:drawing>
      </w:r>
      <w:r w:rsidR="00C429C7" w:rsidRPr="00236693">
        <w:rPr>
          <w:rFonts w:ascii="Times New Roman" w:hAnsi="Times New Roman" w:cs="Times New Roman"/>
          <w:b/>
          <w:bCs/>
          <w:noProof/>
          <w:spacing w:val="-2"/>
        </w:rPr>
        <w:drawing>
          <wp:anchor distT="0" distB="0" distL="114300" distR="114300" simplePos="0" relativeHeight="251658240" behindDoc="0" locked="0" layoutInCell="1" allowOverlap="1" wp14:anchorId="468DAC35" wp14:editId="06C181D1">
            <wp:simplePos x="0" y="0"/>
            <wp:positionH relativeFrom="margin">
              <wp:posOffset>3669030</wp:posOffset>
            </wp:positionH>
            <wp:positionV relativeFrom="margin">
              <wp:posOffset>2752725</wp:posOffset>
            </wp:positionV>
            <wp:extent cx="1550035" cy="1162050"/>
            <wp:effectExtent l="0" t="0" r="0" b="0"/>
            <wp:wrapSquare wrapText="bothSides"/>
            <wp:docPr id="8" name="Picture 8" descr="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hape&#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550035" cy="1162050"/>
                    </a:xfrm>
                    <a:prstGeom prst="rect">
                      <a:avLst/>
                    </a:prstGeom>
                  </pic:spPr>
                </pic:pic>
              </a:graphicData>
            </a:graphic>
            <wp14:sizeRelH relativeFrom="margin">
              <wp14:pctWidth>0</wp14:pctWidth>
            </wp14:sizeRelH>
            <wp14:sizeRelV relativeFrom="margin">
              <wp14:pctHeight>0</wp14:pctHeight>
            </wp14:sizeRelV>
          </wp:anchor>
        </w:drawing>
      </w:r>
      <w:r w:rsidR="00C429C7" w:rsidRPr="00236693">
        <w:rPr>
          <w:rFonts w:ascii="Times New Roman" w:hAnsi="Times New Roman" w:cs="Times New Roman"/>
          <w:b/>
          <w:bCs/>
          <w:noProof/>
          <w:spacing w:val="-2"/>
        </w:rPr>
        <w:drawing>
          <wp:anchor distT="0" distB="0" distL="114300" distR="114300" simplePos="0" relativeHeight="251659264" behindDoc="0" locked="0" layoutInCell="1" allowOverlap="1" wp14:anchorId="65EDB6D8" wp14:editId="58C8FCCC">
            <wp:simplePos x="0" y="0"/>
            <wp:positionH relativeFrom="margin">
              <wp:align>right</wp:align>
            </wp:positionH>
            <wp:positionV relativeFrom="margin">
              <wp:posOffset>2752725</wp:posOffset>
            </wp:positionV>
            <wp:extent cx="1543050" cy="1155700"/>
            <wp:effectExtent l="0" t="0" r="0" b="6350"/>
            <wp:wrapSquare wrapText="bothSides"/>
            <wp:docPr id="9" name="Picture 9" descr="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hape&#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543050" cy="1155700"/>
                    </a:xfrm>
                    <a:prstGeom prst="rect">
                      <a:avLst/>
                    </a:prstGeom>
                  </pic:spPr>
                </pic:pic>
              </a:graphicData>
            </a:graphic>
            <wp14:sizeRelH relativeFrom="margin">
              <wp14:pctWidth>0</wp14:pctWidth>
            </wp14:sizeRelH>
            <wp14:sizeRelV relativeFrom="margin">
              <wp14:pctHeight>0</wp14:pctHeight>
            </wp14:sizeRelV>
          </wp:anchor>
        </w:drawing>
      </w:r>
      <w:r w:rsidR="00444A29" w:rsidRPr="00236693">
        <w:rPr>
          <w:rFonts w:ascii="Times New Roman" w:hAnsi="Times New Roman" w:cs="Times New Roman"/>
          <w:b/>
          <w:bCs/>
          <w:spacing w:val="-2"/>
          <w:u w:val="single"/>
        </w:rPr>
        <w:t>Design and procedure.</w:t>
      </w:r>
      <w:r w:rsidR="00444A29" w:rsidRPr="00DD768A">
        <w:rPr>
          <w:rFonts w:ascii="Times New Roman" w:hAnsi="Times New Roman" w:cs="Times New Roman"/>
          <w:spacing w:val="-2"/>
        </w:rPr>
        <w:t xml:space="preserve"> </w:t>
      </w:r>
      <w:r w:rsidR="00A45B60" w:rsidRPr="00DD768A">
        <w:rPr>
          <w:rFonts w:ascii="Times New Roman" w:hAnsi="Times New Roman" w:cs="Times New Roman"/>
          <w:spacing w:val="-2"/>
        </w:rPr>
        <w:t xml:space="preserve">Participants will be 32 infants at 4, 7, and 11 months of age (96 infants total). A power analysis suggested that a final sample of </w:t>
      </w:r>
      <w:r w:rsidR="00D27F1D">
        <w:rPr>
          <w:rFonts w:ascii="Times New Roman" w:hAnsi="Times New Roman" w:cs="Times New Roman"/>
          <w:spacing w:val="-2"/>
        </w:rPr>
        <w:t>32</w:t>
      </w:r>
      <w:r w:rsidR="00A45B60" w:rsidRPr="00DD768A">
        <w:rPr>
          <w:rFonts w:ascii="Times New Roman" w:hAnsi="Times New Roman" w:cs="Times New Roman"/>
          <w:spacing w:val="-2"/>
        </w:rPr>
        <w:t xml:space="preserve"> infants would be sufficient to detect a moderate-to-large within-subjects effect</w:t>
      </w:r>
      <w:r w:rsidR="00A45B60">
        <w:rPr>
          <w:rFonts w:ascii="Times New Roman" w:hAnsi="Times New Roman" w:cs="Times New Roman"/>
          <w:spacing w:val="-2"/>
        </w:rPr>
        <w:t xml:space="preserve">. </w:t>
      </w:r>
      <w:r w:rsidR="00444A29" w:rsidRPr="00DD768A">
        <w:rPr>
          <w:rFonts w:ascii="Times New Roman" w:hAnsi="Times New Roman" w:cs="Times New Roman"/>
          <w:spacing w:val="-2"/>
        </w:rPr>
        <w:t xml:space="preserve">Infants will be assigned either to the People condition or to the Inanimate Object condition. Infants assigned to the People condition will briefly be familiarized with the two people </w:t>
      </w:r>
      <w:r w:rsidR="00D274A0">
        <w:rPr>
          <w:rFonts w:ascii="Times New Roman" w:hAnsi="Times New Roman" w:cs="Times New Roman"/>
          <w:spacing w:val="-2"/>
        </w:rPr>
        <w:t xml:space="preserve">(i.e., a man and a woman) </w:t>
      </w:r>
      <w:r w:rsidR="00444A29" w:rsidRPr="00DD768A">
        <w:rPr>
          <w:rFonts w:ascii="Times New Roman" w:hAnsi="Times New Roman" w:cs="Times New Roman"/>
          <w:spacing w:val="-2"/>
        </w:rPr>
        <w:t xml:space="preserve">on either side of the </w:t>
      </w:r>
      <w:r w:rsidR="00D274A0">
        <w:rPr>
          <w:rFonts w:ascii="Times New Roman" w:hAnsi="Times New Roman" w:cs="Times New Roman"/>
          <w:spacing w:val="-2"/>
        </w:rPr>
        <w:t>central screen</w:t>
      </w:r>
      <w:r w:rsidR="00444A29" w:rsidRPr="00DD768A">
        <w:rPr>
          <w:rFonts w:ascii="Times New Roman" w:hAnsi="Times New Roman" w:cs="Times New Roman"/>
          <w:spacing w:val="-2"/>
        </w:rPr>
        <w:t xml:space="preserve"> whereas infants in the Inanimate Object condition will be familiarized</w:t>
      </w:r>
      <w:r w:rsidR="000477F9">
        <w:rPr>
          <w:rFonts w:ascii="Times New Roman" w:hAnsi="Times New Roman" w:cs="Times New Roman"/>
          <w:spacing w:val="-2"/>
        </w:rPr>
        <w:t xml:space="preserve"> for 30 s</w:t>
      </w:r>
      <w:r w:rsidR="00444A29" w:rsidRPr="00DD768A">
        <w:rPr>
          <w:rFonts w:ascii="Times New Roman" w:hAnsi="Times New Roman" w:cs="Times New Roman"/>
          <w:spacing w:val="-2"/>
        </w:rPr>
        <w:t xml:space="preserve"> with the two object </w:t>
      </w:r>
      <w:r w:rsidR="0035760B">
        <w:rPr>
          <w:rFonts w:ascii="Times New Roman" w:hAnsi="Times New Roman" w:cs="Times New Roman"/>
          <w:spacing w:val="-2"/>
        </w:rPr>
        <w:t xml:space="preserve">(a red square with a jagged top edge and </w:t>
      </w:r>
      <w:commentRangeStart w:id="46"/>
      <w:r w:rsidR="0035760B">
        <w:rPr>
          <w:rFonts w:ascii="Times New Roman" w:hAnsi="Times New Roman" w:cs="Times New Roman"/>
          <w:spacing w:val="-2"/>
        </w:rPr>
        <w:t xml:space="preserve">a blue cylinder) </w:t>
      </w:r>
      <w:r w:rsidR="00444A29" w:rsidRPr="00DD768A">
        <w:rPr>
          <w:rFonts w:ascii="Times New Roman" w:hAnsi="Times New Roman" w:cs="Times New Roman"/>
          <w:spacing w:val="-2"/>
        </w:rPr>
        <w:t xml:space="preserve">stimuli on either side of the </w:t>
      </w:r>
      <w:r w:rsidR="00D274A0">
        <w:rPr>
          <w:rFonts w:ascii="Times New Roman" w:hAnsi="Times New Roman" w:cs="Times New Roman"/>
          <w:spacing w:val="-2"/>
        </w:rPr>
        <w:t>central screen</w:t>
      </w:r>
      <w:r w:rsidR="00444A29" w:rsidRPr="00DD768A">
        <w:rPr>
          <w:rFonts w:ascii="Times New Roman" w:hAnsi="Times New Roman" w:cs="Times New Roman"/>
          <w:spacing w:val="-2"/>
        </w:rPr>
        <w:t>. Following this brief familiarization phase, infants will be habituated to an event in which a first person (or object) will enter the stage</w:t>
      </w:r>
      <w:r w:rsidR="0086195B">
        <w:rPr>
          <w:rFonts w:ascii="Times New Roman" w:hAnsi="Times New Roman" w:cs="Times New Roman"/>
          <w:spacing w:val="-2"/>
        </w:rPr>
        <w:t>,</w:t>
      </w:r>
      <w:r w:rsidR="00444A29" w:rsidRPr="00DD768A">
        <w:rPr>
          <w:rFonts w:ascii="Times New Roman" w:hAnsi="Times New Roman" w:cs="Times New Roman"/>
          <w:spacing w:val="-2"/>
        </w:rPr>
        <w:t xml:space="preserve"> </w:t>
      </w:r>
      <w:r w:rsidR="0086195B">
        <w:rPr>
          <w:rFonts w:ascii="Times New Roman" w:hAnsi="Times New Roman" w:cs="Times New Roman"/>
          <w:spacing w:val="-2"/>
        </w:rPr>
        <w:t>travel</w:t>
      </w:r>
      <w:r w:rsidR="00444A29" w:rsidRPr="00DD768A">
        <w:rPr>
          <w:rFonts w:ascii="Times New Roman" w:hAnsi="Times New Roman" w:cs="Times New Roman"/>
          <w:spacing w:val="-2"/>
        </w:rPr>
        <w:t xml:space="preserve"> horizontally</w:t>
      </w:r>
      <w:r w:rsidR="0086195B">
        <w:rPr>
          <w:rFonts w:ascii="Times New Roman" w:hAnsi="Times New Roman" w:cs="Times New Roman"/>
          <w:spacing w:val="-2"/>
        </w:rPr>
        <w:t xml:space="preserve"> for some distance, and then disappear behind </w:t>
      </w:r>
      <w:commentRangeEnd w:id="46"/>
      <w:r w:rsidR="00217305">
        <w:rPr>
          <w:rStyle w:val="CommentReference"/>
        </w:rPr>
        <w:commentReference w:id="46"/>
      </w:r>
      <w:r w:rsidR="0086195B">
        <w:rPr>
          <w:rFonts w:ascii="Times New Roman" w:hAnsi="Times New Roman" w:cs="Times New Roman"/>
          <w:spacing w:val="-2"/>
        </w:rPr>
        <w:t>the central screen</w:t>
      </w:r>
      <w:r w:rsidR="00444A29" w:rsidRPr="00DD768A">
        <w:rPr>
          <w:rFonts w:ascii="Times New Roman" w:hAnsi="Times New Roman" w:cs="Times New Roman"/>
          <w:spacing w:val="-2"/>
        </w:rPr>
        <w:t xml:space="preserve">. A second, initially half-occluded person (or object) will then emerge from behind the </w:t>
      </w:r>
      <w:r w:rsidR="0084273C">
        <w:rPr>
          <w:rFonts w:ascii="Times New Roman" w:hAnsi="Times New Roman" w:cs="Times New Roman"/>
          <w:spacing w:val="-2"/>
        </w:rPr>
        <w:t xml:space="preserve">screen </w:t>
      </w:r>
      <w:r w:rsidR="00444A29" w:rsidRPr="00DD768A">
        <w:rPr>
          <w:rFonts w:ascii="Times New Roman" w:hAnsi="Times New Roman" w:cs="Times New Roman"/>
          <w:spacing w:val="-2"/>
        </w:rPr>
        <w:t>and</w:t>
      </w:r>
      <w:r w:rsidR="0084273C">
        <w:rPr>
          <w:rFonts w:ascii="Times New Roman" w:hAnsi="Times New Roman" w:cs="Times New Roman"/>
          <w:spacing w:val="-2"/>
        </w:rPr>
        <w:t xml:space="preserve"> move until it has left the stage.</w:t>
      </w:r>
      <w:r w:rsidR="00444A29" w:rsidRPr="00DD768A">
        <w:rPr>
          <w:rFonts w:ascii="Times New Roman" w:hAnsi="Times New Roman" w:cs="Times New Roman"/>
          <w:spacing w:val="-2"/>
        </w:rPr>
        <w:t xml:space="preserve"> The identity of the first and second </w:t>
      </w:r>
      <w:r w:rsidR="000477F9">
        <w:rPr>
          <w:rFonts w:ascii="Times New Roman" w:hAnsi="Times New Roman" w:cs="Times New Roman"/>
          <w:spacing w:val="-2"/>
        </w:rPr>
        <w:t xml:space="preserve">person or </w:t>
      </w:r>
      <w:r w:rsidR="00444A29" w:rsidRPr="00DD768A">
        <w:rPr>
          <w:rFonts w:ascii="Times New Roman" w:hAnsi="Times New Roman" w:cs="Times New Roman"/>
          <w:spacing w:val="-2"/>
        </w:rPr>
        <w:t xml:space="preserve">object in </w:t>
      </w:r>
      <w:r w:rsidR="000477F9">
        <w:rPr>
          <w:rFonts w:ascii="Times New Roman" w:hAnsi="Times New Roman" w:cs="Times New Roman"/>
          <w:spacing w:val="-2"/>
        </w:rPr>
        <w:t xml:space="preserve">the two conditions </w:t>
      </w:r>
      <w:r w:rsidR="00444A29" w:rsidRPr="00DD768A">
        <w:rPr>
          <w:rFonts w:ascii="Times New Roman" w:hAnsi="Times New Roman" w:cs="Times New Roman"/>
          <w:spacing w:val="-2"/>
        </w:rPr>
        <w:t>will be counterbalanced</w:t>
      </w:r>
      <w:r w:rsidR="000477F9">
        <w:rPr>
          <w:rFonts w:ascii="Times New Roman" w:hAnsi="Times New Roman" w:cs="Times New Roman"/>
          <w:spacing w:val="-2"/>
        </w:rPr>
        <w:t xml:space="preserve">. </w:t>
      </w:r>
      <w:r w:rsidR="00444A29" w:rsidRPr="00DD768A">
        <w:rPr>
          <w:rFonts w:ascii="Times New Roman" w:hAnsi="Times New Roman" w:cs="Times New Roman"/>
          <w:spacing w:val="-2"/>
        </w:rPr>
        <w:t>Following habituation, infants will be shown two test events</w:t>
      </w:r>
      <w:r w:rsidR="0084273C">
        <w:rPr>
          <w:rFonts w:ascii="Times New Roman" w:hAnsi="Times New Roman" w:cs="Times New Roman"/>
          <w:spacing w:val="-2"/>
        </w:rPr>
        <w:t xml:space="preserve"> but without the screen</w:t>
      </w:r>
      <w:r w:rsidR="00444A29" w:rsidRPr="00DD768A">
        <w:rPr>
          <w:rFonts w:ascii="Times New Roman" w:hAnsi="Times New Roman" w:cs="Times New Roman"/>
          <w:spacing w:val="-2"/>
        </w:rPr>
        <w:t xml:space="preserve">. In the Contact test event, a first person or object will </w:t>
      </w:r>
      <w:r w:rsidR="000477F9">
        <w:rPr>
          <w:rFonts w:ascii="Times New Roman" w:hAnsi="Times New Roman" w:cs="Times New Roman"/>
          <w:spacing w:val="-2"/>
        </w:rPr>
        <w:t>move until it contacts and</w:t>
      </w:r>
      <w:r w:rsidR="00444A29" w:rsidRPr="00DD768A">
        <w:rPr>
          <w:rFonts w:ascii="Times New Roman" w:hAnsi="Times New Roman" w:cs="Times New Roman"/>
          <w:spacing w:val="-2"/>
        </w:rPr>
        <w:t xml:space="preserve"> subsequently causes a second person or object immediately to move. The No Contact test event will be similar except that the first person or object will stop short of the second person or object</w:t>
      </w:r>
      <w:r w:rsidR="007D5A7C">
        <w:rPr>
          <w:rFonts w:ascii="Times New Roman" w:hAnsi="Times New Roman" w:cs="Times New Roman"/>
          <w:spacing w:val="-2"/>
        </w:rPr>
        <w:t xml:space="preserve"> </w:t>
      </w:r>
      <w:r w:rsidR="002F52E3">
        <w:rPr>
          <w:rFonts w:ascii="Times New Roman" w:hAnsi="Times New Roman" w:cs="Times New Roman"/>
          <w:spacing w:val="-2"/>
        </w:rPr>
        <w:t>before it begins to move</w:t>
      </w:r>
      <w:r w:rsidR="00E739F5">
        <w:rPr>
          <w:rFonts w:ascii="Times New Roman" w:hAnsi="Times New Roman" w:cs="Times New Roman"/>
          <w:spacing w:val="-2"/>
        </w:rPr>
        <w:t xml:space="preserve"> (see Figure 1 for what an infant assigned to the People condition </w:t>
      </w:r>
      <w:r w:rsidR="006620B6">
        <w:rPr>
          <w:rFonts w:ascii="Times New Roman" w:hAnsi="Times New Roman" w:cs="Times New Roman"/>
          <w:spacing w:val="-2"/>
        </w:rPr>
        <w:t>would be</w:t>
      </w:r>
      <w:r w:rsidR="00E739F5">
        <w:rPr>
          <w:rFonts w:ascii="Times New Roman" w:hAnsi="Times New Roman" w:cs="Times New Roman"/>
          <w:spacing w:val="-2"/>
        </w:rPr>
        <w:t xml:space="preserve"> familiarized</w:t>
      </w:r>
      <w:r w:rsidR="006620B6">
        <w:rPr>
          <w:rFonts w:ascii="Times New Roman" w:hAnsi="Times New Roman" w:cs="Times New Roman"/>
          <w:spacing w:val="-2"/>
        </w:rPr>
        <w:t xml:space="preserve">, </w:t>
      </w:r>
      <w:r w:rsidR="00E739F5">
        <w:rPr>
          <w:rFonts w:ascii="Times New Roman" w:hAnsi="Times New Roman" w:cs="Times New Roman"/>
          <w:spacing w:val="-2"/>
        </w:rPr>
        <w:t>habituated</w:t>
      </w:r>
      <w:r w:rsidR="006620B6">
        <w:rPr>
          <w:rFonts w:ascii="Times New Roman" w:hAnsi="Times New Roman" w:cs="Times New Roman"/>
          <w:spacing w:val="-2"/>
        </w:rPr>
        <w:t xml:space="preserve">, </w:t>
      </w:r>
      <w:r w:rsidR="00E739F5">
        <w:rPr>
          <w:rFonts w:ascii="Times New Roman" w:hAnsi="Times New Roman" w:cs="Times New Roman"/>
          <w:spacing w:val="-2"/>
        </w:rPr>
        <w:t>and tested on).</w:t>
      </w:r>
    </w:p>
    <w:p w14:paraId="055B412F" w14:textId="3971951A" w:rsidR="00444A29" w:rsidRPr="00DD768A" w:rsidRDefault="00185D73" w:rsidP="007036EF">
      <w:pPr>
        <w:spacing w:line="240" w:lineRule="exact"/>
        <w:ind w:firstLine="720"/>
        <w:contextualSpacing/>
        <w:jc w:val="both"/>
        <w:rPr>
          <w:rFonts w:ascii="Times New Roman" w:hAnsi="Times New Roman" w:cs="Times New Roman"/>
          <w:spacing w:val="-2"/>
        </w:rPr>
      </w:pPr>
      <w:r>
        <w:rPr>
          <w:rFonts w:ascii="Times New Roman" w:hAnsi="Times New Roman" w:cs="Times New Roman"/>
          <w:spacing w:val="-2"/>
        </w:rPr>
        <w:t>During the habituation phase,</w:t>
      </w:r>
      <w:r w:rsidR="00444A29" w:rsidRPr="00DD768A">
        <w:rPr>
          <w:rFonts w:ascii="Times New Roman" w:hAnsi="Times New Roman" w:cs="Times New Roman"/>
          <w:spacing w:val="-2"/>
        </w:rPr>
        <w:t xml:space="preserve"> the stimuli will be presented until the infant looks away from the monitor for over 1 s or until 30 s of continuous looking has elapsed. The habituation phase ends when an infant's looking time decreases to a set criterion level (a block of three trials in which total looking is 50% of the first three trials) or until 16 trials are presented. Infants who fail to habituate within 16 trials will be eliminated from the final analysis. A green expanding and contracting circle on a dark background and a synchronous bell sound will be presented on the screen prior to the first habituation trial and between each habituation and test trial. The experimenter, who is blind to the trial being presented, will code the looking-time behavior online by pressing and releasing a preset keyboard key. Looking time measured in this way is accurate to within 1/10th of a second. In this and </w:t>
      </w:r>
      <w:proofErr w:type="gramStart"/>
      <w:r w:rsidR="00444A29" w:rsidRPr="00DD768A">
        <w:rPr>
          <w:rFonts w:ascii="Times New Roman" w:hAnsi="Times New Roman" w:cs="Times New Roman"/>
          <w:spacing w:val="-2"/>
        </w:rPr>
        <w:t>all of</w:t>
      </w:r>
      <w:proofErr w:type="gramEnd"/>
      <w:r w:rsidR="00444A29" w:rsidRPr="00DD768A">
        <w:rPr>
          <w:rFonts w:ascii="Times New Roman" w:hAnsi="Times New Roman" w:cs="Times New Roman"/>
          <w:spacing w:val="-2"/>
        </w:rPr>
        <w:t xml:space="preserve"> the studies proposed here, a second judge (who is also blind to </w:t>
      </w:r>
      <w:r w:rsidR="007C59D4" w:rsidRPr="00DD768A">
        <w:rPr>
          <w:rFonts w:ascii="Times New Roman" w:hAnsi="Times New Roman" w:cs="Times New Roman"/>
          <w:spacing w:val="-2"/>
        </w:rPr>
        <w:t>trial</w:t>
      </w:r>
      <w:r w:rsidR="00444A29" w:rsidRPr="00DD768A">
        <w:rPr>
          <w:rFonts w:ascii="Times New Roman" w:hAnsi="Times New Roman" w:cs="Times New Roman"/>
          <w:spacing w:val="-2"/>
        </w:rPr>
        <w:t>) will recode the looking times for 25% of</w:t>
      </w:r>
      <w:r w:rsidR="00E03C03" w:rsidRPr="00DD768A">
        <w:rPr>
          <w:rFonts w:ascii="Times New Roman" w:hAnsi="Times New Roman" w:cs="Times New Roman"/>
          <w:spacing w:val="-2"/>
        </w:rPr>
        <w:t xml:space="preserve"> the</w:t>
      </w:r>
      <w:r w:rsidR="00444A29" w:rsidRPr="00DD768A">
        <w:rPr>
          <w:rFonts w:ascii="Times New Roman" w:hAnsi="Times New Roman" w:cs="Times New Roman"/>
          <w:spacing w:val="-2"/>
        </w:rPr>
        <w:t xml:space="preserve"> infants from video recordings. </w:t>
      </w:r>
    </w:p>
    <w:p w14:paraId="241E5A3B" w14:textId="30CC0B79" w:rsidR="00E739F5" w:rsidRPr="00DD768A" w:rsidRDefault="00B149B7" w:rsidP="00265EDB">
      <w:pPr>
        <w:spacing w:line="240" w:lineRule="exact"/>
        <w:ind w:firstLine="720"/>
        <w:contextualSpacing/>
        <w:jc w:val="both"/>
        <w:rPr>
          <w:rFonts w:ascii="Times New Roman" w:hAnsi="Times New Roman" w:cs="Times New Roman"/>
          <w:spacing w:val="-2"/>
        </w:rPr>
      </w:pPr>
      <w:r>
        <w:rPr>
          <w:rFonts w:ascii="Times New Roman" w:hAnsi="Times New Roman" w:cs="Times New Roman"/>
          <w:spacing w:val="-2"/>
        </w:rPr>
        <w:t>One potential limitation</w:t>
      </w:r>
      <w:r w:rsidR="00444A29" w:rsidRPr="00DD768A">
        <w:rPr>
          <w:rFonts w:ascii="Times New Roman" w:hAnsi="Times New Roman" w:cs="Times New Roman"/>
          <w:spacing w:val="-2"/>
        </w:rPr>
        <w:t xml:space="preserve"> of this study is that infants may look equally long at the Collision and No-Collision events in the Inanimate Object conditions not because </w:t>
      </w:r>
      <w:r w:rsidR="00564A5E">
        <w:rPr>
          <w:rFonts w:ascii="Times New Roman" w:hAnsi="Times New Roman" w:cs="Times New Roman"/>
          <w:spacing w:val="-2"/>
        </w:rPr>
        <w:t xml:space="preserve">of a lack of innate </w:t>
      </w:r>
      <w:r w:rsidR="00444A29" w:rsidRPr="00DD768A">
        <w:rPr>
          <w:rFonts w:ascii="Times New Roman" w:hAnsi="Times New Roman" w:cs="Times New Roman"/>
          <w:spacing w:val="-2"/>
        </w:rPr>
        <w:t>knowledge about the causal properties of people and objects but because the stimuli used in Experiment 1 were too impoverished</w:t>
      </w:r>
      <w:r w:rsidR="0015251A">
        <w:rPr>
          <w:rFonts w:ascii="Times New Roman" w:hAnsi="Times New Roman" w:cs="Times New Roman"/>
          <w:spacing w:val="-2"/>
        </w:rPr>
        <w:t xml:space="preserve"> given that they</w:t>
      </w:r>
      <w:r w:rsidR="00444A29" w:rsidRPr="00DD768A">
        <w:rPr>
          <w:rFonts w:ascii="Times New Roman" w:hAnsi="Times New Roman" w:cs="Times New Roman"/>
          <w:spacing w:val="-2"/>
        </w:rPr>
        <w:t xml:space="preserve"> were presented in </w:t>
      </w:r>
      <w:r w:rsidR="0015251A">
        <w:rPr>
          <w:rFonts w:ascii="Times New Roman" w:hAnsi="Times New Roman" w:cs="Times New Roman"/>
          <w:spacing w:val="-2"/>
        </w:rPr>
        <w:t>two dimensions</w:t>
      </w:r>
      <w:r w:rsidR="00444A29" w:rsidRPr="00DD768A">
        <w:rPr>
          <w:rFonts w:ascii="Times New Roman" w:hAnsi="Times New Roman" w:cs="Times New Roman"/>
          <w:spacing w:val="-2"/>
        </w:rPr>
        <w:t xml:space="preserve"> </w:t>
      </w:r>
      <w:r w:rsidR="00444A29" w:rsidRPr="00B149B7">
        <w:rPr>
          <w:rFonts w:ascii="Times New Roman" w:hAnsi="Times New Roman" w:cs="Times New Roman"/>
          <w:i/>
          <w:iCs/>
          <w:spacing w:val="-2"/>
        </w:rPr>
        <w:t>and</w:t>
      </w:r>
      <w:r w:rsidR="00444A29" w:rsidRPr="00DD768A">
        <w:rPr>
          <w:rFonts w:ascii="Times New Roman" w:hAnsi="Times New Roman" w:cs="Times New Roman"/>
          <w:spacing w:val="-2"/>
        </w:rPr>
        <w:t xml:space="preserve"> </w:t>
      </w:r>
      <w:r w:rsidR="0015251A">
        <w:rPr>
          <w:rFonts w:ascii="Times New Roman" w:hAnsi="Times New Roman" w:cs="Times New Roman"/>
          <w:spacing w:val="-2"/>
        </w:rPr>
        <w:t>lacked animacy cues</w:t>
      </w:r>
      <w:r w:rsidR="00444A29" w:rsidRPr="00DD768A">
        <w:rPr>
          <w:rFonts w:ascii="Times New Roman" w:hAnsi="Times New Roman" w:cs="Times New Roman"/>
          <w:spacing w:val="-2"/>
        </w:rPr>
        <w:t xml:space="preserve">. I would address this possibility by conducting a closer replication of Spelke et al. (1995) </w:t>
      </w:r>
      <w:r w:rsidR="00E75176">
        <w:rPr>
          <w:rFonts w:ascii="Times New Roman" w:hAnsi="Times New Roman" w:cs="Times New Roman"/>
          <w:spacing w:val="-2"/>
        </w:rPr>
        <w:t>but again with three ages</w:t>
      </w:r>
      <w:r w:rsidR="00444A29" w:rsidRPr="00DD768A">
        <w:rPr>
          <w:rFonts w:ascii="Times New Roman" w:hAnsi="Times New Roman" w:cs="Times New Roman"/>
          <w:spacing w:val="-2"/>
        </w:rPr>
        <w:t xml:space="preserve">. This study would mirror Spelke et al. (1995) by using live, three-dimensional people and objects. However, </w:t>
      </w:r>
      <w:r w:rsidR="00C315C3">
        <w:rPr>
          <w:rFonts w:ascii="Times New Roman" w:hAnsi="Times New Roman" w:cs="Times New Roman"/>
          <w:spacing w:val="-2"/>
        </w:rPr>
        <w:t xml:space="preserve">to remove </w:t>
      </w:r>
      <w:r w:rsidR="0015251A">
        <w:rPr>
          <w:rFonts w:ascii="Times New Roman" w:hAnsi="Times New Roman" w:cs="Times New Roman"/>
          <w:spacing w:val="-2"/>
        </w:rPr>
        <w:t>animacy cues</w:t>
      </w:r>
      <w:r w:rsidR="00444A29" w:rsidRPr="00DD768A">
        <w:rPr>
          <w:rFonts w:ascii="Times New Roman" w:hAnsi="Times New Roman" w:cs="Times New Roman"/>
          <w:spacing w:val="-2"/>
        </w:rPr>
        <w:t xml:space="preserve"> </w:t>
      </w:r>
      <w:r w:rsidR="0015251A">
        <w:rPr>
          <w:rFonts w:ascii="Times New Roman" w:hAnsi="Times New Roman" w:cs="Times New Roman"/>
          <w:spacing w:val="-2"/>
        </w:rPr>
        <w:t>none of the stimuli</w:t>
      </w:r>
      <w:r w:rsidR="00444A29" w:rsidRPr="00DD768A">
        <w:rPr>
          <w:rFonts w:ascii="Times New Roman" w:hAnsi="Times New Roman" w:cs="Times New Roman"/>
          <w:spacing w:val="-2"/>
        </w:rPr>
        <w:t xml:space="preserve"> would move during the brief familiarization period</w:t>
      </w:r>
      <w:r w:rsidR="00BC7CF6">
        <w:rPr>
          <w:rFonts w:ascii="Times New Roman" w:hAnsi="Times New Roman" w:cs="Times New Roman"/>
          <w:spacing w:val="-2"/>
        </w:rPr>
        <w:t xml:space="preserve"> (or throughout the experiment)</w:t>
      </w:r>
      <w:r w:rsidR="00444A29" w:rsidRPr="00DD768A">
        <w:rPr>
          <w:rFonts w:ascii="Times New Roman" w:hAnsi="Times New Roman" w:cs="Times New Roman"/>
          <w:spacing w:val="-2"/>
        </w:rPr>
        <w:t xml:space="preserve">. </w:t>
      </w:r>
    </w:p>
    <w:p w14:paraId="40A6B37D" w14:textId="7DEDBC97" w:rsidR="001476CF" w:rsidRPr="00DD768A" w:rsidRDefault="00444A29" w:rsidP="007036EF">
      <w:pPr>
        <w:spacing w:line="240" w:lineRule="exact"/>
        <w:contextualSpacing/>
        <w:jc w:val="both"/>
        <w:rPr>
          <w:rFonts w:ascii="Times New Roman" w:hAnsi="Times New Roman" w:cs="Times New Roman"/>
          <w:spacing w:val="-2"/>
        </w:rPr>
      </w:pPr>
      <w:r w:rsidRPr="00236693">
        <w:rPr>
          <w:rFonts w:ascii="Times New Roman" w:hAnsi="Times New Roman" w:cs="Times New Roman"/>
          <w:b/>
          <w:bCs/>
          <w:spacing w:val="-2"/>
          <w:u w:val="single"/>
        </w:rPr>
        <w:t>Measures and analyses.</w:t>
      </w:r>
      <w:r w:rsidRPr="00DD768A">
        <w:rPr>
          <w:rFonts w:ascii="Times New Roman" w:hAnsi="Times New Roman" w:cs="Times New Roman"/>
          <w:spacing w:val="-2"/>
        </w:rPr>
        <w:t xml:space="preserve"> The dependent variable for each analysis </w:t>
      </w:r>
      <w:r w:rsidR="00C315C3">
        <w:rPr>
          <w:rFonts w:ascii="Times New Roman" w:hAnsi="Times New Roman" w:cs="Times New Roman"/>
          <w:spacing w:val="-2"/>
        </w:rPr>
        <w:t>will be</w:t>
      </w:r>
      <w:r w:rsidR="00C315C3" w:rsidRPr="00DD768A">
        <w:rPr>
          <w:rFonts w:ascii="Times New Roman" w:hAnsi="Times New Roman" w:cs="Times New Roman"/>
          <w:spacing w:val="-2"/>
        </w:rPr>
        <w:t xml:space="preserve"> </w:t>
      </w:r>
      <w:r w:rsidRPr="00DD768A">
        <w:rPr>
          <w:rFonts w:ascii="Times New Roman" w:hAnsi="Times New Roman" w:cs="Times New Roman"/>
          <w:spacing w:val="-2"/>
        </w:rPr>
        <w:t xml:space="preserve">looking time measured </w:t>
      </w:r>
      <w:r w:rsidR="00C315C3">
        <w:rPr>
          <w:rFonts w:ascii="Times New Roman" w:hAnsi="Times New Roman" w:cs="Times New Roman"/>
          <w:spacing w:val="-2"/>
        </w:rPr>
        <w:t>i</w:t>
      </w:r>
      <w:r w:rsidRPr="00DD768A">
        <w:rPr>
          <w:rFonts w:ascii="Times New Roman" w:hAnsi="Times New Roman" w:cs="Times New Roman"/>
          <w:spacing w:val="-2"/>
        </w:rPr>
        <w:t xml:space="preserve">n seconds. Data from this study will be entered into a linear mixed-effects model (LMM) with condition (People, Inanimate Object) and age (4, 7, 11 months of age) as the between-subjects predictors and test trial (Contact, No Contact) as the within-subjects predictor. Each subject will be entered into the model as a random-effect factor. Any significant interactions will be followed up with additional LMMs and Bonferroni-corrected post-hoc </w:t>
      </w:r>
      <w:r w:rsidRPr="00E83692">
        <w:rPr>
          <w:rFonts w:ascii="Times New Roman" w:hAnsi="Times New Roman" w:cs="Times New Roman"/>
          <w:i/>
          <w:iCs/>
          <w:spacing w:val="-2"/>
        </w:rPr>
        <w:t>t</w:t>
      </w:r>
      <w:r w:rsidRPr="00DD768A">
        <w:rPr>
          <w:rFonts w:ascii="Times New Roman" w:hAnsi="Times New Roman" w:cs="Times New Roman"/>
          <w:spacing w:val="-2"/>
        </w:rPr>
        <w:t xml:space="preserve">-tests. </w:t>
      </w:r>
    </w:p>
    <w:p w14:paraId="0980205D" w14:textId="00B935F9" w:rsidR="001476CF" w:rsidRPr="00DD768A" w:rsidRDefault="00444A29" w:rsidP="007036EF">
      <w:pPr>
        <w:spacing w:line="240" w:lineRule="exact"/>
        <w:contextualSpacing/>
        <w:jc w:val="both"/>
        <w:rPr>
          <w:rFonts w:ascii="Times New Roman" w:hAnsi="Times New Roman" w:cs="Times New Roman"/>
          <w:spacing w:val="-2"/>
        </w:rPr>
      </w:pPr>
      <w:r w:rsidRPr="00236693">
        <w:rPr>
          <w:rFonts w:ascii="Times New Roman" w:hAnsi="Times New Roman" w:cs="Times New Roman"/>
          <w:b/>
          <w:bCs/>
          <w:spacing w:val="-2"/>
          <w:u w:val="single"/>
        </w:rPr>
        <w:t>Predictions.</w:t>
      </w:r>
      <w:r w:rsidRPr="00DD768A">
        <w:rPr>
          <w:rFonts w:ascii="Times New Roman" w:hAnsi="Times New Roman" w:cs="Times New Roman"/>
          <w:spacing w:val="-2"/>
        </w:rPr>
        <w:t xml:space="preserve"> </w:t>
      </w:r>
      <w:r w:rsidR="00980D71">
        <w:rPr>
          <w:rFonts w:ascii="Times New Roman" w:hAnsi="Times New Roman" w:cs="Times New Roman"/>
          <w:spacing w:val="-2"/>
        </w:rPr>
        <w:t>If</w:t>
      </w:r>
      <w:r w:rsidRPr="00DD768A">
        <w:rPr>
          <w:rFonts w:ascii="Times New Roman" w:hAnsi="Times New Roman" w:cs="Times New Roman"/>
          <w:spacing w:val="-2"/>
        </w:rPr>
        <w:t xml:space="preserve"> infants</w:t>
      </w:r>
      <w:r w:rsidR="00980D71">
        <w:rPr>
          <w:rFonts w:ascii="Times New Roman" w:hAnsi="Times New Roman" w:cs="Times New Roman"/>
          <w:spacing w:val="-2"/>
        </w:rPr>
        <w:t>’ knowledge that</w:t>
      </w:r>
      <w:r w:rsidRPr="00DD768A">
        <w:rPr>
          <w:rFonts w:ascii="Times New Roman" w:hAnsi="Times New Roman" w:cs="Times New Roman"/>
          <w:spacing w:val="-2"/>
        </w:rPr>
        <w:t xml:space="preserve"> </w:t>
      </w:r>
      <w:r w:rsidR="00DD7078">
        <w:rPr>
          <w:rFonts w:ascii="Times New Roman" w:hAnsi="Times New Roman" w:cs="Times New Roman"/>
          <w:spacing w:val="-2"/>
        </w:rPr>
        <w:t>people are unconstrained in their causal actions (i.e., they can cause</w:t>
      </w:r>
      <w:r w:rsidR="0081448A">
        <w:rPr>
          <w:rFonts w:ascii="Times New Roman" w:hAnsi="Times New Roman" w:cs="Times New Roman"/>
          <w:spacing w:val="-2"/>
        </w:rPr>
        <w:t xml:space="preserve"> action in other agents both at a distance and on contact) </w:t>
      </w:r>
      <w:r w:rsidR="00980D71">
        <w:rPr>
          <w:rFonts w:ascii="Times New Roman" w:hAnsi="Times New Roman" w:cs="Times New Roman"/>
          <w:spacing w:val="-2"/>
        </w:rPr>
        <w:t xml:space="preserve">undergoes a </w:t>
      </w:r>
      <w:commentRangeStart w:id="47"/>
      <w:r w:rsidR="00980D71">
        <w:rPr>
          <w:rFonts w:ascii="Times New Roman" w:hAnsi="Times New Roman" w:cs="Times New Roman"/>
          <w:spacing w:val="-2"/>
        </w:rPr>
        <w:t>developmental</w:t>
      </w:r>
      <w:commentRangeEnd w:id="47"/>
      <w:r w:rsidR="00D967C5">
        <w:rPr>
          <w:rStyle w:val="CommentReference"/>
        </w:rPr>
        <w:commentReference w:id="47"/>
      </w:r>
      <w:r w:rsidR="00980D71">
        <w:rPr>
          <w:rFonts w:ascii="Times New Roman" w:hAnsi="Times New Roman" w:cs="Times New Roman"/>
          <w:spacing w:val="-2"/>
        </w:rPr>
        <w:t xml:space="preserve"> progression</w:t>
      </w:r>
      <w:r w:rsidRPr="00DD768A">
        <w:rPr>
          <w:rFonts w:ascii="Times New Roman" w:hAnsi="Times New Roman" w:cs="Times New Roman"/>
          <w:spacing w:val="-2"/>
        </w:rPr>
        <w:t xml:space="preserve">, then the 7- </w:t>
      </w:r>
      <w:r w:rsidR="00980D71">
        <w:rPr>
          <w:rFonts w:ascii="Times New Roman" w:hAnsi="Times New Roman" w:cs="Times New Roman"/>
          <w:spacing w:val="-2"/>
        </w:rPr>
        <w:t>or</w:t>
      </w:r>
      <w:r w:rsidR="00980D71" w:rsidRPr="00DD768A">
        <w:rPr>
          <w:rFonts w:ascii="Times New Roman" w:hAnsi="Times New Roman" w:cs="Times New Roman"/>
          <w:spacing w:val="-2"/>
        </w:rPr>
        <w:t xml:space="preserve"> </w:t>
      </w:r>
      <w:r w:rsidRPr="00DD768A">
        <w:rPr>
          <w:rFonts w:ascii="Times New Roman" w:hAnsi="Times New Roman" w:cs="Times New Roman"/>
          <w:spacing w:val="-2"/>
        </w:rPr>
        <w:t>11-month-olds</w:t>
      </w:r>
      <w:r w:rsidR="00DD7078">
        <w:rPr>
          <w:rFonts w:ascii="Times New Roman" w:hAnsi="Times New Roman" w:cs="Times New Roman"/>
          <w:spacing w:val="-2"/>
        </w:rPr>
        <w:t xml:space="preserve"> in</w:t>
      </w:r>
      <w:r w:rsidR="0081448A">
        <w:rPr>
          <w:rFonts w:ascii="Times New Roman" w:hAnsi="Times New Roman" w:cs="Times New Roman"/>
          <w:spacing w:val="-2"/>
        </w:rPr>
        <w:t xml:space="preserve"> the People condition should look equally long at the Contact and No Contact test events.</w:t>
      </w:r>
      <w:r w:rsidR="009650F4">
        <w:rPr>
          <w:rFonts w:ascii="Times New Roman" w:hAnsi="Times New Roman" w:cs="Times New Roman"/>
          <w:spacing w:val="-2"/>
        </w:rPr>
        <w:t xml:space="preserve"> The </w:t>
      </w:r>
      <w:r w:rsidR="009650F4" w:rsidRPr="00DD768A">
        <w:rPr>
          <w:rFonts w:ascii="Times New Roman" w:hAnsi="Times New Roman" w:cs="Times New Roman"/>
          <w:spacing w:val="-2"/>
        </w:rPr>
        <w:t>4-month-olds in the People condition should also look equally long at both test events but not because they understand that people are unconstrained in their causal actions</w:t>
      </w:r>
      <w:r w:rsidR="009650F4">
        <w:rPr>
          <w:rFonts w:ascii="Times New Roman" w:hAnsi="Times New Roman" w:cs="Times New Roman"/>
          <w:spacing w:val="-2"/>
        </w:rPr>
        <w:t>. Rather, it may be due to them</w:t>
      </w:r>
      <w:r w:rsidR="009650F4" w:rsidRPr="00DD768A">
        <w:rPr>
          <w:rFonts w:ascii="Times New Roman" w:hAnsi="Times New Roman" w:cs="Times New Roman"/>
          <w:spacing w:val="-2"/>
        </w:rPr>
        <w:t xml:space="preserve"> </w:t>
      </w:r>
      <w:r w:rsidR="009650F4">
        <w:rPr>
          <w:rFonts w:ascii="Times New Roman" w:hAnsi="Times New Roman" w:cs="Times New Roman"/>
          <w:spacing w:val="-2"/>
        </w:rPr>
        <w:t>not having yet learned</w:t>
      </w:r>
      <w:r w:rsidR="009650F4" w:rsidRPr="00DD768A">
        <w:rPr>
          <w:rFonts w:ascii="Times New Roman" w:hAnsi="Times New Roman" w:cs="Times New Roman"/>
          <w:spacing w:val="-2"/>
        </w:rPr>
        <w:t xml:space="preserve"> that people are unconstrained in their actions</w:t>
      </w:r>
      <w:r w:rsidR="009650F4">
        <w:rPr>
          <w:rFonts w:ascii="Times New Roman" w:hAnsi="Times New Roman" w:cs="Times New Roman"/>
          <w:spacing w:val="-2"/>
        </w:rPr>
        <w:t xml:space="preserve">. Likewise, if </w:t>
      </w:r>
      <w:r w:rsidR="00DD7078" w:rsidRPr="00DD768A">
        <w:rPr>
          <w:rFonts w:ascii="Times New Roman" w:hAnsi="Times New Roman" w:cs="Times New Roman"/>
          <w:spacing w:val="-2"/>
        </w:rPr>
        <w:t>infants</w:t>
      </w:r>
      <w:r w:rsidR="00DD7078">
        <w:rPr>
          <w:rFonts w:ascii="Times New Roman" w:hAnsi="Times New Roman" w:cs="Times New Roman"/>
          <w:spacing w:val="-2"/>
        </w:rPr>
        <w:t>’ knowledge that</w:t>
      </w:r>
      <w:r w:rsidR="00DD7078" w:rsidRPr="00DD768A">
        <w:rPr>
          <w:rFonts w:ascii="Times New Roman" w:hAnsi="Times New Roman" w:cs="Times New Roman"/>
          <w:spacing w:val="-2"/>
        </w:rPr>
        <w:t xml:space="preserve"> inanimate objects cannot cause other inanimate objects to move at a distance </w:t>
      </w:r>
      <w:r w:rsidR="00DD7078">
        <w:rPr>
          <w:rFonts w:ascii="Times New Roman" w:hAnsi="Times New Roman" w:cs="Times New Roman"/>
          <w:spacing w:val="-2"/>
        </w:rPr>
        <w:t>undergoes a developmental progression</w:t>
      </w:r>
      <w:r w:rsidR="009650F4">
        <w:rPr>
          <w:rFonts w:ascii="Times New Roman" w:hAnsi="Times New Roman" w:cs="Times New Roman"/>
          <w:spacing w:val="-2"/>
        </w:rPr>
        <w:t xml:space="preserve">, then the 7- or 11-month-olds </w:t>
      </w:r>
      <w:r w:rsidR="00B11834">
        <w:rPr>
          <w:rFonts w:ascii="Times New Roman" w:hAnsi="Times New Roman" w:cs="Times New Roman"/>
          <w:spacing w:val="-2"/>
        </w:rPr>
        <w:t xml:space="preserve">but not the 4-month-olds in the Inanimate Object condition </w:t>
      </w:r>
      <w:r w:rsidRPr="00DD768A">
        <w:rPr>
          <w:rFonts w:ascii="Times New Roman" w:hAnsi="Times New Roman" w:cs="Times New Roman"/>
          <w:spacing w:val="-2"/>
        </w:rPr>
        <w:t xml:space="preserve">should look longer at the </w:t>
      </w:r>
      <w:r w:rsidRPr="00DD768A">
        <w:rPr>
          <w:rFonts w:ascii="Times New Roman" w:hAnsi="Times New Roman" w:cs="Times New Roman"/>
          <w:spacing w:val="-2"/>
        </w:rPr>
        <w:lastRenderedPageBreak/>
        <w:t>No-Collision test event than at the Collision test event.</w:t>
      </w:r>
      <w:r w:rsidR="00B11834">
        <w:rPr>
          <w:rFonts w:ascii="Times New Roman" w:hAnsi="Times New Roman" w:cs="Times New Roman"/>
          <w:spacing w:val="-2"/>
        </w:rPr>
        <w:t xml:space="preserve"> The 4-month-olds would be expected to look equally at both test events. Note that 4-month-olds’ looking behaviors are only interpretable by considering together their looking times in the People and Inanimate Object conditions.</w:t>
      </w:r>
      <w:r w:rsidRPr="00DD768A">
        <w:rPr>
          <w:rFonts w:ascii="Times New Roman" w:hAnsi="Times New Roman" w:cs="Times New Roman"/>
          <w:spacing w:val="-2"/>
        </w:rPr>
        <w:t xml:space="preserve"> Finally, if</w:t>
      </w:r>
      <w:r w:rsidR="007608B7">
        <w:rPr>
          <w:rFonts w:ascii="Times New Roman" w:hAnsi="Times New Roman" w:cs="Times New Roman"/>
          <w:spacing w:val="-2"/>
        </w:rPr>
        <w:t xml:space="preserve"> the Core Knowledge account is correct that </w:t>
      </w:r>
      <w:r w:rsidRPr="00DD768A">
        <w:rPr>
          <w:rFonts w:ascii="Times New Roman" w:hAnsi="Times New Roman" w:cs="Times New Roman"/>
          <w:spacing w:val="-2"/>
        </w:rPr>
        <w:t xml:space="preserve">infants know </w:t>
      </w:r>
      <w:r w:rsidR="007608B7">
        <w:rPr>
          <w:rFonts w:ascii="Times New Roman" w:hAnsi="Times New Roman" w:cs="Times New Roman"/>
          <w:spacing w:val="-2"/>
        </w:rPr>
        <w:t>from birth</w:t>
      </w:r>
      <w:r w:rsidR="002C1BE5">
        <w:rPr>
          <w:rFonts w:ascii="Times New Roman" w:hAnsi="Times New Roman" w:cs="Times New Roman"/>
          <w:spacing w:val="-2"/>
        </w:rPr>
        <w:t xml:space="preserve"> (or shortly thereafter)</w:t>
      </w:r>
      <w:r w:rsidR="007608B7" w:rsidRPr="00DD768A">
        <w:rPr>
          <w:rFonts w:ascii="Times New Roman" w:hAnsi="Times New Roman" w:cs="Times New Roman"/>
          <w:spacing w:val="-2"/>
        </w:rPr>
        <w:t xml:space="preserve"> </w:t>
      </w:r>
      <w:r w:rsidRPr="00DD768A">
        <w:rPr>
          <w:rFonts w:ascii="Times New Roman" w:hAnsi="Times New Roman" w:cs="Times New Roman"/>
          <w:spacing w:val="-2"/>
        </w:rPr>
        <w:t xml:space="preserve">that people and inanimate objects possess distinct causal properties, then infants </w:t>
      </w:r>
      <w:r w:rsidRPr="007608B7">
        <w:rPr>
          <w:rFonts w:ascii="Times New Roman" w:hAnsi="Times New Roman" w:cs="Times New Roman"/>
          <w:i/>
          <w:iCs/>
          <w:spacing w:val="-2"/>
        </w:rPr>
        <w:t>at all three ages</w:t>
      </w:r>
      <w:r w:rsidRPr="00DD768A">
        <w:rPr>
          <w:rFonts w:ascii="Times New Roman" w:hAnsi="Times New Roman" w:cs="Times New Roman"/>
          <w:spacing w:val="-2"/>
        </w:rPr>
        <w:t xml:space="preserve"> should look longer when an object, but not when a person, appears to cause action at a distance in another </w:t>
      </w:r>
      <w:r w:rsidR="00E03C03" w:rsidRPr="00DD768A">
        <w:rPr>
          <w:rFonts w:ascii="Times New Roman" w:hAnsi="Times New Roman" w:cs="Times New Roman"/>
          <w:spacing w:val="-2"/>
        </w:rPr>
        <w:t>object</w:t>
      </w:r>
      <w:r w:rsidRPr="00DD768A">
        <w:rPr>
          <w:rFonts w:ascii="Times New Roman" w:hAnsi="Times New Roman" w:cs="Times New Roman"/>
          <w:spacing w:val="-2"/>
        </w:rPr>
        <w:t>.</w:t>
      </w:r>
    </w:p>
    <w:p w14:paraId="119E08BF" w14:textId="484B02DA" w:rsidR="003479F2" w:rsidRPr="007F2FB3" w:rsidRDefault="00444A29" w:rsidP="007036EF">
      <w:pPr>
        <w:spacing w:line="240" w:lineRule="exact"/>
        <w:contextualSpacing/>
        <w:jc w:val="both"/>
        <w:rPr>
          <w:rFonts w:ascii="Times New Roman" w:hAnsi="Times New Roman" w:cs="Times New Roman"/>
          <w:b/>
          <w:bCs/>
          <w:spacing w:val="-2"/>
        </w:rPr>
      </w:pPr>
      <w:r w:rsidRPr="007F2FB3">
        <w:rPr>
          <w:rFonts w:ascii="Times New Roman" w:hAnsi="Times New Roman" w:cs="Times New Roman"/>
          <w:b/>
          <w:bCs/>
          <w:spacing w:val="-2"/>
        </w:rPr>
        <w:t>Study 2</w:t>
      </w:r>
    </w:p>
    <w:p w14:paraId="54A81917" w14:textId="2BC0AC8A" w:rsidR="001476CF" w:rsidRPr="00DD768A" w:rsidRDefault="00444A29" w:rsidP="007036EF">
      <w:pPr>
        <w:spacing w:line="240" w:lineRule="exact"/>
        <w:contextualSpacing/>
        <w:jc w:val="both"/>
        <w:rPr>
          <w:rFonts w:ascii="Times New Roman" w:hAnsi="Times New Roman" w:cs="Times New Roman"/>
          <w:spacing w:val="-2"/>
        </w:rPr>
      </w:pPr>
      <w:r w:rsidRPr="00236693">
        <w:rPr>
          <w:rFonts w:ascii="Times New Roman" w:hAnsi="Times New Roman" w:cs="Times New Roman"/>
          <w:b/>
          <w:bCs/>
          <w:spacing w:val="-2"/>
          <w:u w:val="single"/>
        </w:rPr>
        <w:t>Purpose.</w:t>
      </w:r>
      <w:r w:rsidRPr="00DD768A">
        <w:rPr>
          <w:rFonts w:ascii="Times New Roman" w:hAnsi="Times New Roman" w:cs="Times New Roman"/>
          <w:spacing w:val="-2"/>
        </w:rPr>
        <w:t xml:space="preserve"> Study 1 will examine whether infants understand that people and objects possess distinct causal properties as well as whether this knowledge develops. However</w:t>
      </w:r>
      <w:r w:rsidR="005E1AF9">
        <w:rPr>
          <w:rFonts w:ascii="Times New Roman" w:hAnsi="Times New Roman" w:cs="Times New Roman"/>
          <w:spacing w:val="-2"/>
        </w:rPr>
        <w:t>,</w:t>
      </w:r>
      <w:r w:rsidR="00D52CA8">
        <w:rPr>
          <w:rFonts w:ascii="Times New Roman" w:hAnsi="Times New Roman" w:cs="Times New Roman"/>
          <w:spacing w:val="-2"/>
        </w:rPr>
        <w:t xml:space="preserve"> study 1 </w:t>
      </w:r>
      <w:r w:rsidR="005E1AF9">
        <w:rPr>
          <w:rFonts w:ascii="Times New Roman" w:hAnsi="Times New Roman" w:cs="Times New Roman"/>
          <w:spacing w:val="-2"/>
        </w:rPr>
        <w:t>cannot</w:t>
      </w:r>
      <w:r w:rsidR="00D52CA8">
        <w:rPr>
          <w:rFonts w:ascii="Times New Roman" w:hAnsi="Times New Roman" w:cs="Times New Roman"/>
          <w:spacing w:val="-2"/>
        </w:rPr>
        <w:t xml:space="preserve"> address</w:t>
      </w:r>
      <w:r w:rsidRPr="00DD768A">
        <w:rPr>
          <w:rFonts w:ascii="Times New Roman" w:hAnsi="Times New Roman" w:cs="Times New Roman"/>
          <w:spacing w:val="-2"/>
        </w:rPr>
        <w:t xml:space="preserve"> whether</w:t>
      </w:r>
      <w:r w:rsidR="00D52CA8">
        <w:rPr>
          <w:rFonts w:ascii="Times New Roman" w:hAnsi="Times New Roman" w:cs="Times New Roman"/>
          <w:spacing w:val="-2"/>
        </w:rPr>
        <w:t xml:space="preserve"> domain-general</w:t>
      </w:r>
      <w:r w:rsidRPr="00DD768A">
        <w:rPr>
          <w:rFonts w:ascii="Times New Roman" w:hAnsi="Times New Roman" w:cs="Times New Roman"/>
          <w:spacing w:val="-2"/>
        </w:rPr>
        <w:t xml:space="preserve"> associative learning underpins infants' causal knowledge of people and objects. Study 2 </w:t>
      </w:r>
      <w:r w:rsidR="008664CF">
        <w:rPr>
          <w:rFonts w:ascii="Times New Roman" w:hAnsi="Times New Roman" w:cs="Times New Roman"/>
          <w:spacing w:val="-2"/>
        </w:rPr>
        <w:t>is designed to address this possibility by examining whether</w:t>
      </w:r>
      <w:r w:rsidRPr="00DD768A">
        <w:rPr>
          <w:rFonts w:ascii="Times New Roman" w:hAnsi="Times New Roman" w:cs="Times New Roman"/>
          <w:spacing w:val="-2"/>
        </w:rPr>
        <w:t xml:space="preserve"> </w:t>
      </w:r>
      <w:r w:rsidR="00D13DC6">
        <w:rPr>
          <w:rFonts w:ascii="Times New Roman" w:hAnsi="Times New Roman" w:cs="Times New Roman"/>
          <w:spacing w:val="-2"/>
        </w:rPr>
        <w:t xml:space="preserve">learned associations </w:t>
      </w:r>
      <w:r w:rsidRPr="00DD768A">
        <w:rPr>
          <w:rFonts w:ascii="Times New Roman" w:hAnsi="Times New Roman" w:cs="Times New Roman"/>
          <w:spacing w:val="-2"/>
        </w:rPr>
        <w:t xml:space="preserve">among different human body parts and different kinds of causality (i.e., contact and action at a distance causality) </w:t>
      </w:r>
      <w:r w:rsidR="00D13DC6">
        <w:rPr>
          <w:rFonts w:ascii="Times New Roman" w:hAnsi="Times New Roman" w:cs="Times New Roman"/>
          <w:spacing w:val="-2"/>
        </w:rPr>
        <w:t xml:space="preserve">can explain infants’ developing causal knowledge about people and objects. </w:t>
      </w:r>
      <w:r w:rsidRPr="00DD768A">
        <w:rPr>
          <w:rFonts w:ascii="Times New Roman" w:hAnsi="Times New Roman" w:cs="Times New Roman"/>
          <w:spacing w:val="-2"/>
        </w:rPr>
        <w:t xml:space="preserve"> </w:t>
      </w:r>
    </w:p>
    <w:p w14:paraId="14EF2A62" w14:textId="0B20BD3C" w:rsidR="001476CF" w:rsidRPr="00DD768A" w:rsidRDefault="00444A29" w:rsidP="007036EF">
      <w:pPr>
        <w:spacing w:line="240" w:lineRule="exact"/>
        <w:contextualSpacing/>
        <w:jc w:val="both"/>
        <w:rPr>
          <w:rFonts w:ascii="Times New Roman" w:hAnsi="Times New Roman" w:cs="Times New Roman"/>
          <w:spacing w:val="-2"/>
        </w:rPr>
      </w:pPr>
      <w:r w:rsidRPr="00236693">
        <w:rPr>
          <w:rFonts w:ascii="Times New Roman" w:hAnsi="Times New Roman" w:cs="Times New Roman"/>
          <w:b/>
          <w:bCs/>
          <w:spacing w:val="-2"/>
          <w:u w:val="single"/>
        </w:rPr>
        <w:t>Design and procedure.</w:t>
      </w:r>
      <w:r w:rsidRPr="00DD768A">
        <w:rPr>
          <w:rFonts w:ascii="Times New Roman" w:hAnsi="Times New Roman" w:cs="Times New Roman"/>
          <w:spacing w:val="-2"/>
        </w:rPr>
        <w:t xml:space="preserve"> </w:t>
      </w:r>
      <w:r w:rsidR="008664CF">
        <w:rPr>
          <w:rFonts w:ascii="Times New Roman" w:hAnsi="Times New Roman" w:cs="Times New Roman"/>
          <w:spacing w:val="-2"/>
        </w:rPr>
        <w:t>Infants</w:t>
      </w:r>
      <w:r w:rsidRPr="00DD768A">
        <w:rPr>
          <w:rFonts w:ascii="Times New Roman" w:hAnsi="Times New Roman" w:cs="Times New Roman"/>
          <w:spacing w:val="-2"/>
        </w:rPr>
        <w:t xml:space="preserve"> will be assigned randomly to one of 6 conditions: People with Inanimate Object Legs, Inanimate Objects with People Legs, People with Object Heads, Inanimate Objects with People Heads, People with Inanimate Object </w:t>
      </w:r>
      <w:r w:rsidR="00ED5679">
        <w:rPr>
          <w:rFonts w:ascii="Times New Roman" w:hAnsi="Times New Roman" w:cs="Times New Roman"/>
          <w:spacing w:val="-2"/>
        </w:rPr>
        <w:t>torsos</w:t>
      </w:r>
      <w:r w:rsidRPr="00DD768A">
        <w:rPr>
          <w:rFonts w:ascii="Times New Roman" w:hAnsi="Times New Roman" w:cs="Times New Roman"/>
          <w:spacing w:val="-2"/>
        </w:rPr>
        <w:t>, Inanimate Objects with People arms</w:t>
      </w:r>
      <w:r w:rsidR="008664CF">
        <w:rPr>
          <w:rFonts w:ascii="Times New Roman" w:hAnsi="Times New Roman" w:cs="Times New Roman"/>
          <w:spacing w:val="-2"/>
        </w:rPr>
        <w:t xml:space="preserve"> (see Figure </w:t>
      </w:r>
      <w:r w:rsidR="007A6E33">
        <w:rPr>
          <w:rFonts w:ascii="Times New Roman" w:hAnsi="Times New Roman" w:cs="Times New Roman"/>
          <w:spacing w:val="-2"/>
        </w:rPr>
        <w:t>2 for an example of a modified and unmo</w:t>
      </w:r>
      <w:r w:rsidR="00E06368">
        <w:rPr>
          <w:rFonts w:ascii="Times New Roman" w:hAnsi="Times New Roman" w:cs="Times New Roman"/>
          <w:spacing w:val="-2"/>
        </w:rPr>
        <w:t>dified stimulus</w:t>
      </w:r>
      <w:r w:rsidR="008664CF">
        <w:rPr>
          <w:rFonts w:ascii="Times New Roman" w:hAnsi="Times New Roman" w:cs="Times New Roman"/>
          <w:spacing w:val="-2"/>
        </w:rPr>
        <w:t>)</w:t>
      </w:r>
      <w:r w:rsidRPr="00DD768A">
        <w:rPr>
          <w:rFonts w:ascii="Times New Roman" w:hAnsi="Times New Roman" w:cs="Times New Roman"/>
          <w:spacing w:val="-2"/>
        </w:rPr>
        <w:t xml:space="preserve">. </w:t>
      </w:r>
      <w:r w:rsidR="005E1AF9">
        <w:rPr>
          <w:rFonts w:ascii="Times New Roman" w:hAnsi="Times New Roman" w:cs="Times New Roman"/>
          <w:spacing w:val="-2"/>
        </w:rPr>
        <w:t>Six conditions will be used</w:t>
      </w:r>
      <w:r w:rsidRPr="00DD768A">
        <w:rPr>
          <w:rFonts w:ascii="Times New Roman" w:hAnsi="Times New Roman" w:cs="Times New Roman"/>
          <w:spacing w:val="-2"/>
        </w:rPr>
        <w:t xml:space="preserve"> </w:t>
      </w:r>
      <w:commentRangeStart w:id="48"/>
      <w:commentRangeStart w:id="49"/>
      <w:commentRangeStart w:id="50"/>
      <w:r w:rsidRPr="00DD768A">
        <w:rPr>
          <w:rFonts w:ascii="Times New Roman" w:hAnsi="Times New Roman" w:cs="Times New Roman"/>
          <w:spacing w:val="-2"/>
        </w:rPr>
        <w:t xml:space="preserve">because it is unclear which </w:t>
      </w:r>
      <w:r w:rsidR="00570668">
        <w:rPr>
          <w:rFonts w:ascii="Times New Roman" w:hAnsi="Times New Roman" w:cs="Times New Roman"/>
          <w:spacing w:val="-2"/>
        </w:rPr>
        <w:t xml:space="preserve">people and object </w:t>
      </w:r>
      <w:r w:rsidR="005E1AF9">
        <w:rPr>
          <w:rFonts w:ascii="Times New Roman" w:hAnsi="Times New Roman" w:cs="Times New Roman"/>
          <w:spacing w:val="-2"/>
        </w:rPr>
        <w:t>surface features infants may have</w:t>
      </w:r>
      <w:r w:rsidRPr="00DD768A">
        <w:rPr>
          <w:rFonts w:ascii="Times New Roman" w:hAnsi="Times New Roman" w:cs="Times New Roman"/>
          <w:spacing w:val="-2"/>
        </w:rPr>
        <w:t xml:space="preserve"> associated with the different kinds of causality. All other aspects of this study will be identical to Study 1. In other words, all infants will be familiarized with the stimuli that correspond to their condition, habituated to an event with a </w:t>
      </w:r>
      <w:r w:rsidR="00570668">
        <w:rPr>
          <w:rFonts w:ascii="Times New Roman" w:hAnsi="Times New Roman" w:cs="Times New Roman"/>
          <w:spacing w:val="-2"/>
        </w:rPr>
        <w:t>central screen,</w:t>
      </w:r>
      <w:r w:rsidRPr="00DD768A">
        <w:rPr>
          <w:rFonts w:ascii="Times New Roman" w:hAnsi="Times New Roman" w:cs="Times New Roman"/>
          <w:spacing w:val="-2"/>
        </w:rPr>
        <w:t xml:space="preserve"> and</w:t>
      </w:r>
      <w:r w:rsidR="00570668">
        <w:rPr>
          <w:rFonts w:ascii="Times New Roman" w:hAnsi="Times New Roman" w:cs="Times New Roman"/>
          <w:spacing w:val="-2"/>
        </w:rPr>
        <w:t xml:space="preserve"> then</w:t>
      </w:r>
      <w:r w:rsidRPr="00DD768A">
        <w:rPr>
          <w:rFonts w:ascii="Times New Roman" w:hAnsi="Times New Roman" w:cs="Times New Roman"/>
          <w:spacing w:val="-2"/>
        </w:rPr>
        <w:t xml:space="preserve"> tested </w:t>
      </w:r>
      <w:r w:rsidR="00570668" w:rsidRPr="00DD768A">
        <w:rPr>
          <w:rFonts w:ascii="Times New Roman" w:hAnsi="Times New Roman" w:cs="Times New Roman"/>
          <w:spacing w:val="-2"/>
        </w:rPr>
        <w:t>on Collision</w:t>
      </w:r>
      <w:r w:rsidRPr="00DD768A">
        <w:rPr>
          <w:rFonts w:ascii="Times New Roman" w:hAnsi="Times New Roman" w:cs="Times New Roman"/>
          <w:spacing w:val="-2"/>
        </w:rPr>
        <w:t xml:space="preserve"> and No-Collision test event</w:t>
      </w:r>
      <w:r w:rsidR="00570668">
        <w:rPr>
          <w:rFonts w:ascii="Times New Roman" w:hAnsi="Times New Roman" w:cs="Times New Roman"/>
          <w:spacing w:val="-2"/>
        </w:rPr>
        <w:t>s</w:t>
      </w:r>
      <w:r w:rsidRPr="00DD768A">
        <w:rPr>
          <w:rFonts w:ascii="Times New Roman" w:hAnsi="Times New Roman" w:cs="Times New Roman"/>
          <w:spacing w:val="-2"/>
        </w:rPr>
        <w:t xml:space="preserve">. </w:t>
      </w:r>
      <w:commentRangeEnd w:id="48"/>
      <w:r w:rsidR="00C54A33">
        <w:rPr>
          <w:rStyle w:val="CommentReference"/>
        </w:rPr>
        <w:commentReference w:id="48"/>
      </w:r>
      <w:commentRangeEnd w:id="49"/>
      <w:r w:rsidR="007002F7">
        <w:rPr>
          <w:rStyle w:val="CommentReference"/>
        </w:rPr>
        <w:commentReference w:id="49"/>
      </w:r>
      <w:commentRangeEnd w:id="50"/>
      <w:r w:rsidR="007002F7">
        <w:rPr>
          <w:rStyle w:val="CommentReference"/>
        </w:rPr>
        <w:commentReference w:id="50"/>
      </w:r>
    </w:p>
    <w:p w14:paraId="5C31256E" w14:textId="33805064" w:rsidR="001476CF" w:rsidRPr="00DD768A" w:rsidRDefault="00444A29" w:rsidP="007036EF">
      <w:pPr>
        <w:spacing w:line="240" w:lineRule="exact"/>
        <w:contextualSpacing/>
        <w:jc w:val="both"/>
        <w:rPr>
          <w:rFonts w:ascii="Times New Roman" w:hAnsi="Times New Roman" w:cs="Times New Roman"/>
          <w:spacing w:val="-2"/>
        </w:rPr>
      </w:pPr>
      <w:r w:rsidRPr="00236693">
        <w:rPr>
          <w:rFonts w:ascii="Times New Roman" w:hAnsi="Times New Roman" w:cs="Times New Roman"/>
          <w:b/>
          <w:bCs/>
          <w:spacing w:val="-2"/>
          <w:u w:val="single"/>
        </w:rPr>
        <w:t>Measures and analyses.</w:t>
      </w:r>
      <w:r w:rsidRPr="00DD768A">
        <w:rPr>
          <w:rFonts w:ascii="Times New Roman" w:hAnsi="Times New Roman" w:cs="Times New Roman"/>
          <w:spacing w:val="-2"/>
        </w:rPr>
        <w:t xml:space="preserve"> The analyses for this study will be identical to study 1 except that condition will now be treated as a six-level factor rather than a two-level factor.</w:t>
      </w:r>
    </w:p>
    <w:p w14:paraId="7968F3FD" w14:textId="69464D1A" w:rsidR="00444A29" w:rsidRPr="00DD768A" w:rsidRDefault="009B3ECE" w:rsidP="007036EF">
      <w:pPr>
        <w:spacing w:line="240" w:lineRule="exact"/>
        <w:contextualSpacing/>
        <w:jc w:val="both"/>
        <w:rPr>
          <w:rFonts w:ascii="Times New Roman" w:hAnsi="Times New Roman" w:cs="Times New Roman"/>
          <w:spacing w:val="-2"/>
        </w:rPr>
      </w:pPr>
      <w:r w:rsidRPr="00236693">
        <w:rPr>
          <w:b/>
          <w:bCs/>
          <w:noProof/>
          <w:u w:val="single"/>
        </w:rPr>
        <mc:AlternateContent>
          <mc:Choice Requires="wps">
            <w:drawing>
              <wp:anchor distT="0" distB="0" distL="114300" distR="114300" simplePos="0" relativeHeight="251676672" behindDoc="0" locked="0" layoutInCell="1" allowOverlap="1" wp14:anchorId="07287695" wp14:editId="718F2338">
                <wp:simplePos x="0" y="0"/>
                <wp:positionH relativeFrom="column">
                  <wp:posOffset>6038850</wp:posOffset>
                </wp:positionH>
                <wp:positionV relativeFrom="paragraph">
                  <wp:posOffset>409575</wp:posOffset>
                </wp:positionV>
                <wp:extent cx="485775" cy="133350"/>
                <wp:effectExtent l="0" t="0" r="9525" b="0"/>
                <wp:wrapSquare wrapText="bothSides"/>
                <wp:docPr id="21" name="Text Box 21"/>
                <wp:cNvGraphicFramePr/>
                <a:graphic xmlns:a="http://schemas.openxmlformats.org/drawingml/2006/main">
                  <a:graphicData uri="http://schemas.microsoft.com/office/word/2010/wordprocessingShape">
                    <wps:wsp>
                      <wps:cNvSpPr txBox="1"/>
                      <wps:spPr>
                        <a:xfrm>
                          <a:off x="0" y="0"/>
                          <a:ext cx="485775" cy="133350"/>
                        </a:xfrm>
                        <a:prstGeom prst="rect">
                          <a:avLst/>
                        </a:prstGeom>
                        <a:solidFill>
                          <a:prstClr val="white"/>
                        </a:solidFill>
                        <a:ln>
                          <a:noFill/>
                        </a:ln>
                      </wps:spPr>
                      <wps:txbx>
                        <w:txbxContent>
                          <w:p w14:paraId="7D8D98CF" w14:textId="6BE082E8" w:rsidR="00EE7097" w:rsidRPr="00EE7097" w:rsidRDefault="00EE7097" w:rsidP="00EE7097">
                            <w:pPr>
                              <w:pStyle w:val="Caption"/>
                              <w:rPr>
                                <w:rFonts w:ascii="Times New Roman" w:hAnsi="Times New Roman" w:cs="Times New Roman"/>
                                <w:i w:val="0"/>
                                <w:iCs w:val="0"/>
                                <w:noProof/>
                                <w:color w:val="000000" w:themeColor="text1"/>
                                <w:spacing w:val="-2"/>
                              </w:rPr>
                            </w:pPr>
                            <w:r w:rsidRPr="00EE7097">
                              <w:rPr>
                                <w:rFonts w:ascii="Times New Roman" w:hAnsi="Times New Roman" w:cs="Times New Roman"/>
                                <w:i w:val="0"/>
                                <w:iCs w:val="0"/>
                                <w:color w:val="000000" w:themeColor="text1"/>
                              </w:rPr>
                              <w:t xml:space="preserve">Figure </w:t>
                            </w:r>
                            <w:r w:rsidRPr="00EE7097">
                              <w:rPr>
                                <w:rFonts w:ascii="Times New Roman" w:hAnsi="Times New Roman" w:cs="Times New Roman"/>
                                <w:i w:val="0"/>
                                <w:iCs w:val="0"/>
                                <w:color w:val="000000" w:themeColor="text1"/>
                              </w:rPr>
                              <w:fldChar w:fldCharType="begin"/>
                            </w:r>
                            <w:r w:rsidRPr="00EE7097">
                              <w:rPr>
                                <w:rFonts w:ascii="Times New Roman" w:hAnsi="Times New Roman" w:cs="Times New Roman"/>
                                <w:i w:val="0"/>
                                <w:iCs w:val="0"/>
                                <w:color w:val="000000" w:themeColor="text1"/>
                              </w:rPr>
                              <w:instrText xml:space="preserve"> SEQ Figure \* ARABIC </w:instrText>
                            </w:r>
                            <w:r w:rsidRPr="00EE7097">
                              <w:rPr>
                                <w:rFonts w:ascii="Times New Roman" w:hAnsi="Times New Roman" w:cs="Times New Roman"/>
                                <w:i w:val="0"/>
                                <w:iCs w:val="0"/>
                                <w:color w:val="000000" w:themeColor="text1"/>
                              </w:rPr>
                              <w:fldChar w:fldCharType="separate"/>
                            </w:r>
                            <w:r w:rsidR="00F64218">
                              <w:rPr>
                                <w:rFonts w:ascii="Times New Roman" w:hAnsi="Times New Roman" w:cs="Times New Roman"/>
                                <w:i w:val="0"/>
                                <w:iCs w:val="0"/>
                                <w:noProof/>
                                <w:color w:val="000000" w:themeColor="text1"/>
                              </w:rPr>
                              <w:t>2</w:t>
                            </w:r>
                            <w:r w:rsidRPr="00EE7097">
                              <w:rPr>
                                <w:rFonts w:ascii="Times New Roman" w:hAnsi="Times New Roman" w:cs="Times New Roman"/>
                                <w:i w:val="0"/>
                                <w:iCs w:val="0"/>
                                <w:color w:val="000000" w:themeColor="text1"/>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287695" id="Text Box 21" o:spid="_x0000_s1031" type="#_x0000_t202" style="position:absolute;left:0;text-align:left;margin-left:475.5pt;margin-top:32.25pt;width:38.25pt;height:10.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" stroked="f">
                <v:textbox inset="0,0,0,0">
                  <w:txbxContent>
                    <w:p w14:paraId="7D8D98CF" w14:textId="6BE082E8" w:rsidR="00EE7097" w:rsidRPr="00EE7097" w:rsidRDefault="00EE7097" w:rsidP="00EE7097">
                      <w:pPr>
                        <w:pStyle w:val="Caption"/>
                        <w:rPr>
                          <w:rFonts w:ascii="Times New Roman" w:hAnsi="Times New Roman" w:cs="Times New Roman"/>
                          <w:i w:val="0"/>
                          <w:iCs w:val="0"/>
                          <w:noProof/>
                          <w:color w:val="000000" w:themeColor="text1"/>
                          <w:spacing w:val="-2"/>
                        </w:rPr>
                      </w:pPr>
                      <w:r w:rsidRPr="00EE7097">
                        <w:rPr>
                          <w:rFonts w:ascii="Times New Roman" w:hAnsi="Times New Roman" w:cs="Times New Roman"/>
                          <w:i w:val="0"/>
                          <w:iCs w:val="0"/>
                          <w:color w:val="000000" w:themeColor="text1"/>
                        </w:rPr>
                        <w:t xml:space="preserve">Figure </w:t>
                      </w:r>
                      <w:r w:rsidRPr="00EE7097">
                        <w:rPr>
                          <w:rFonts w:ascii="Times New Roman" w:hAnsi="Times New Roman" w:cs="Times New Roman"/>
                          <w:i w:val="0"/>
                          <w:iCs w:val="0"/>
                          <w:color w:val="000000" w:themeColor="text1"/>
                        </w:rPr>
                        <w:fldChar w:fldCharType="begin"/>
                      </w:r>
                      <w:r w:rsidRPr="00EE7097">
                        <w:rPr>
                          <w:rFonts w:ascii="Times New Roman" w:hAnsi="Times New Roman" w:cs="Times New Roman"/>
                          <w:i w:val="0"/>
                          <w:iCs w:val="0"/>
                          <w:color w:val="000000" w:themeColor="text1"/>
                        </w:rPr>
                        <w:instrText xml:space="preserve"> SEQ Figure \* ARABIC </w:instrText>
                      </w:r>
                      <w:r w:rsidRPr="00EE7097">
                        <w:rPr>
                          <w:rFonts w:ascii="Times New Roman" w:hAnsi="Times New Roman" w:cs="Times New Roman"/>
                          <w:i w:val="0"/>
                          <w:iCs w:val="0"/>
                          <w:color w:val="000000" w:themeColor="text1"/>
                        </w:rPr>
                        <w:fldChar w:fldCharType="separate"/>
                      </w:r>
                      <w:r w:rsidR="00F64218">
                        <w:rPr>
                          <w:rFonts w:ascii="Times New Roman" w:hAnsi="Times New Roman" w:cs="Times New Roman"/>
                          <w:i w:val="0"/>
                          <w:iCs w:val="0"/>
                          <w:noProof/>
                          <w:color w:val="000000" w:themeColor="text1"/>
                        </w:rPr>
                        <w:t>2</w:t>
                      </w:r>
                      <w:r w:rsidRPr="00EE7097">
                        <w:rPr>
                          <w:rFonts w:ascii="Times New Roman" w:hAnsi="Times New Roman" w:cs="Times New Roman"/>
                          <w:i w:val="0"/>
                          <w:iCs w:val="0"/>
                          <w:color w:val="000000" w:themeColor="text1"/>
                        </w:rPr>
                        <w:fldChar w:fldCharType="end"/>
                      </w:r>
                    </w:p>
                  </w:txbxContent>
                </v:textbox>
                <w10:wrap type="square"/>
              </v:shape>
            </w:pict>
          </mc:Fallback>
        </mc:AlternateContent>
      </w:r>
      <w:commentRangeStart w:id="51"/>
      <w:r w:rsidRPr="00236693">
        <w:rPr>
          <w:rFonts w:ascii="Times New Roman" w:hAnsi="Times New Roman" w:cs="Times New Roman"/>
          <w:b/>
          <w:bCs/>
          <w:noProof/>
          <w:spacing w:val="-2"/>
        </w:rPr>
        <w:drawing>
          <wp:anchor distT="0" distB="0" distL="114300" distR="114300" simplePos="0" relativeHeight="251674624" behindDoc="0" locked="0" layoutInCell="1" allowOverlap="1" wp14:anchorId="48BAEEE6" wp14:editId="3CB72DF6">
            <wp:simplePos x="0" y="0"/>
            <wp:positionH relativeFrom="margin">
              <wp:posOffset>5829300</wp:posOffset>
            </wp:positionH>
            <wp:positionV relativeFrom="margin">
              <wp:posOffset>3314700</wp:posOffset>
            </wp:positionV>
            <wp:extent cx="857250" cy="1146175"/>
            <wp:effectExtent l="0" t="0" r="0" b="0"/>
            <wp:wrapSquare wrapText="bothSides"/>
            <wp:docPr id="20" name="Picture 20"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picture containing text, clipart&#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857250" cy="1146175"/>
                    </a:xfrm>
                    <a:prstGeom prst="rect">
                      <a:avLst/>
                    </a:prstGeom>
                  </pic:spPr>
                </pic:pic>
              </a:graphicData>
            </a:graphic>
            <wp14:sizeRelH relativeFrom="margin">
              <wp14:pctWidth>0</wp14:pctWidth>
            </wp14:sizeRelH>
            <wp14:sizeRelV relativeFrom="margin">
              <wp14:pctHeight>0</wp14:pctHeight>
            </wp14:sizeRelV>
          </wp:anchor>
        </w:drawing>
      </w:r>
      <w:commentRangeEnd w:id="51"/>
      <w:r w:rsidR="007002F7">
        <w:rPr>
          <w:rStyle w:val="CommentReference"/>
        </w:rPr>
        <w:commentReference w:id="51"/>
      </w:r>
      <w:r w:rsidR="00444A29" w:rsidRPr="00236693">
        <w:rPr>
          <w:rFonts w:ascii="Times New Roman" w:hAnsi="Times New Roman" w:cs="Times New Roman"/>
          <w:b/>
          <w:bCs/>
          <w:spacing w:val="-2"/>
          <w:u w:val="single"/>
        </w:rPr>
        <w:t>Predictions.</w:t>
      </w:r>
      <w:r w:rsidR="00444A29" w:rsidRPr="00DD768A">
        <w:rPr>
          <w:rFonts w:ascii="Times New Roman" w:hAnsi="Times New Roman" w:cs="Times New Roman"/>
          <w:spacing w:val="-2"/>
        </w:rPr>
        <w:t xml:space="preserve"> If associative learning rather than Core Knowledge underpinned infants' looking behavior in Study 1 (as well as in Spelke et al. [1995])</w:t>
      </w:r>
      <w:r w:rsidR="00570668">
        <w:rPr>
          <w:rFonts w:ascii="Times New Roman" w:hAnsi="Times New Roman" w:cs="Times New Roman"/>
          <w:spacing w:val="-2"/>
        </w:rPr>
        <w:t xml:space="preserve"> specifically and their developing causal knowledge of people and objects generally</w:t>
      </w:r>
      <w:r w:rsidR="00444A29" w:rsidRPr="00DD768A">
        <w:rPr>
          <w:rFonts w:ascii="Times New Roman" w:hAnsi="Times New Roman" w:cs="Times New Roman"/>
          <w:spacing w:val="-2"/>
        </w:rPr>
        <w:t>, then infants' looking behavior should reflect the operation of such a mechanism. For example, if</w:t>
      </w:r>
      <w:r w:rsidR="00570668">
        <w:rPr>
          <w:rFonts w:ascii="Times New Roman" w:hAnsi="Times New Roman" w:cs="Times New Roman"/>
          <w:spacing w:val="-2"/>
        </w:rPr>
        <w:t xml:space="preserve"> </w:t>
      </w:r>
      <w:r w:rsidR="00444A29" w:rsidRPr="00DD768A">
        <w:rPr>
          <w:rFonts w:ascii="Times New Roman" w:hAnsi="Times New Roman" w:cs="Times New Roman"/>
          <w:spacing w:val="-2"/>
        </w:rPr>
        <w:t xml:space="preserve">infants learned </w:t>
      </w:r>
      <w:r w:rsidR="00124832">
        <w:rPr>
          <w:rFonts w:ascii="Times New Roman" w:hAnsi="Times New Roman" w:cs="Times New Roman"/>
          <w:spacing w:val="-2"/>
        </w:rPr>
        <w:t xml:space="preserve">in the real world </w:t>
      </w:r>
      <w:r w:rsidR="00444A29" w:rsidRPr="00DD768A">
        <w:rPr>
          <w:rFonts w:ascii="Times New Roman" w:hAnsi="Times New Roman" w:cs="Times New Roman"/>
          <w:spacing w:val="-2"/>
        </w:rPr>
        <w:t xml:space="preserve">that legs are associated with contact </w:t>
      </w:r>
      <w:r w:rsidR="00B136EA" w:rsidRPr="00DD768A">
        <w:rPr>
          <w:rFonts w:ascii="Times New Roman" w:hAnsi="Times New Roman" w:cs="Times New Roman"/>
          <w:spacing w:val="-2"/>
        </w:rPr>
        <w:t>and action-at-a-dis</w:t>
      </w:r>
      <w:r w:rsidR="008744F1" w:rsidRPr="00DD768A">
        <w:rPr>
          <w:rFonts w:ascii="Times New Roman" w:hAnsi="Times New Roman" w:cs="Times New Roman"/>
          <w:spacing w:val="-2"/>
        </w:rPr>
        <w:t>t</w:t>
      </w:r>
      <w:r w:rsidR="00B136EA" w:rsidRPr="00DD768A">
        <w:rPr>
          <w:rFonts w:ascii="Times New Roman" w:hAnsi="Times New Roman" w:cs="Times New Roman"/>
          <w:spacing w:val="-2"/>
        </w:rPr>
        <w:t xml:space="preserve">ance </w:t>
      </w:r>
      <w:r w:rsidR="00444A29" w:rsidRPr="00DD768A">
        <w:rPr>
          <w:rFonts w:ascii="Times New Roman" w:hAnsi="Times New Roman" w:cs="Times New Roman"/>
          <w:spacing w:val="-2"/>
        </w:rPr>
        <w:t xml:space="preserve">causality and that the bottom-halves of inanimate objects are associated with contact causality only, then infants assigned to the People with </w:t>
      </w:r>
      <w:r w:rsidR="00F47D7B" w:rsidRPr="00DD768A">
        <w:rPr>
          <w:rFonts w:ascii="Times New Roman" w:hAnsi="Times New Roman" w:cs="Times New Roman"/>
          <w:spacing w:val="-2"/>
        </w:rPr>
        <w:t xml:space="preserve">an </w:t>
      </w:r>
      <w:r w:rsidR="00444A29" w:rsidRPr="00DD768A">
        <w:rPr>
          <w:rFonts w:ascii="Times New Roman" w:hAnsi="Times New Roman" w:cs="Times New Roman"/>
          <w:spacing w:val="-2"/>
        </w:rPr>
        <w:t xml:space="preserve">Inanimate Object </w:t>
      </w:r>
      <w:r w:rsidR="00F47D7B" w:rsidRPr="00DD768A">
        <w:rPr>
          <w:rFonts w:ascii="Times New Roman" w:hAnsi="Times New Roman" w:cs="Times New Roman"/>
          <w:spacing w:val="-2"/>
        </w:rPr>
        <w:t>Bottom Half</w:t>
      </w:r>
      <w:r w:rsidR="00444A29" w:rsidRPr="00DD768A">
        <w:rPr>
          <w:rFonts w:ascii="Times New Roman" w:hAnsi="Times New Roman" w:cs="Times New Roman"/>
          <w:spacing w:val="-2"/>
        </w:rPr>
        <w:t xml:space="preserve"> condition should</w:t>
      </w:r>
      <w:r w:rsidR="00124832">
        <w:rPr>
          <w:rFonts w:ascii="Times New Roman" w:hAnsi="Times New Roman" w:cs="Times New Roman"/>
          <w:spacing w:val="-2"/>
        </w:rPr>
        <w:t xml:space="preserve"> </w:t>
      </w:r>
      <w:r w:rsidR="00444A29" w:rsidRPr="00DD768A">
        <w:rPr>
          <w:rFonts w:ascii="Times New Roman" w:hAnsi="Times New Roman" w:cs="Times New Roman"/>
          <w:spacing w:val="-2"/>
        </w:rPr>
        <w:t>look longer at the No Collison test event than at the Collision test event.</w:t>
      </w:r>
      <w:r w:rsidR="00124832">
        <w:rPr>
          <w:rFonts w:ascii="Times New Roman" w:hAnsi="Times New Roman" w:cs="Times New Roman"/>
          <w:spacing w:val="-2"/>
        </w:rPr>
        <w:t xml:space="preserve"> This may be based on </w:t>
      </w:r>
      <w:r w:rsidR="00612CBE">
        <w:rPr>
          <w:rFonts w:ascii="Times New Roman" w:hAnsi="Times New Roman" w:cs="Times New Roman"/>
          <w:spacing w:val="-2"/>
        </w:rPr>
        <w:t xml:space="preserve">a learned association between </w:t>
      </w:r>
      <w:r w:rsidR="00752E66">
        <w:rPr>
          <w:rFonts w:ascii="Times New Roman" w:hAnsi="Times New Roman" w:cs="Times New Roman"/>
          <w:spacing w:val="-2"/>
        </w:rPr>
        <w:t>legs and the two types of causality</w:t>
      </w:r>
      <w:r w:rsidR="00612CBE">
        <w:rPr>
          <w:rFonts w:ascii="Times New Roman" w:hAnsi="Times New Roman" w:cs="Times New Roman"/>
          <w:spacing w:val="-2"/>
        </w:rPr>
        <w:t xml:space="preserve">. </w:t>
      </w:r>
      <w:r w:rsidR="00444A29" w:rsidRPr="00DD768A">
        <w:rPr>
          <w:rFonts w:ascii="Times New Roman" w:hAnsi="Times New Roman" w:cs="Times New Roman"/>
          <w:spacing w:val="-2"/>
        </w:rPr>
        <w:t>In contrast, infants assigned to the Inanimate Object with People Legs condition should look equally long at the two test events. In general, if infants' knowledge about the causal properties of people and objects is based on</w:t>
      </w:r>
      <w:r w:rsidR="00612CBE">
        <w:rPr>
          <w:rFonts w:ascii="Times New Roman" w:hAnsi="Times New Roman" w:cs="Times New Roman"/>
          <w:spacing w:val="-2"/>
        </w:rPr>
        <w:t xml:space="preserve"> learned</w:t>
      </w:r>
      <w:r w:rsidR="00444A29" w:rsidRPr="00DD768A">
        <w:rPr>
          <w:rFonts w:ascii="Times New Roman" w:hAnsi="Times New Roman" w:cs="Times New Roman"/>
          <w:spacing w:val="-2"/>
        </w:rPr>
        <w:t xml:space="preserve"> associations</w:t>
      </w:r>
      <w:r w:rsidR="00172F60" w:rsidRPr="00DD768A">
        <w:rPr>
          <w:rFonts w:ascii="Times New Roman" w:hAnsi="Times New Roman" w:cs="Times New Roman"/>
          <w:spacing w:val="-2"/>
        </w:rPr>
        <w:t xml:space="preserve"> </w:t>
      </w:r>
      <w:r w:rsidR="00612CBE">
        <w:rPr>
          <w:rFonts w:ascii="Times New Roman" w:hAnsi="Times New Roman" w:cs="Times New Roman"/>
          <w:spacing w:val="-2"/>
        </w:rPr>
        <w:t>between different</w:t>
      </w:r>
      <w:r w:rsidR="00444A29" w:rsidRPr="00DD768A">
        <w:rPr>
          <w:rFonts w:ascii="Times New Roman" w:hAnsi="Times New Roman" w:cs="Times New Roman"/>
          <w:spacing w:val="-2"/>
        </w:rPr>
        <w:t xml:space="preserve"> perceptual feature</w:t>
      </w:r>
      <w:r w:rsidR="00612CBE">
        <w:rPr>
          <w:rFonts w:ascii="Times New Roman" w:hAnsi="Times New Roman" w:cs="Times New Roman"/>
          <w:spacing w:val="-2"/>
        </w:rPr>
        <w:t>s</w:t>
      </w:r>
      <w:r w:rsidR="00172F60" w:rsidRPr="00DD768A">
        <w:rPr>
          <w:rFonts w:ascii="Times New Roman" w:hAnsi="Times New Roman" w:cs="Times New Roman"/>
          <w:spacing w:val="-2"/>
        </w:rPr>
        <w:t xml:space="preserve"> and different types of causality</w:t>
      </w:r>
      <w:r w:rsidR="00444A29" w:rsidRPr="00DD768A">
        <w:rPr>
          <w:rFonts w:ascii="Times New Roman" w:hAnsi="Times New Roman" w:cs="Times New Roman"/>
          <w:spacing w:val="-2"/>
        </w:rPr>
        <w:t xml:space="preserve">, then infants should treat as "human beings" objects with people parts (whatever those parts may be) and </w:t>
      </w:r>
      <w:r w:rsidR="000F193B">
        <w:rPr>
          <w:rFonts w:ascii="Times New Roman" w:hAnsi="Times New Roman" w:cs="Times New Roman"/>
          <w:spacing w:val="-2"/>
        </w:rPr>
        <w:t xml:space="preserve">as “objects” </w:t>
      </w:r>
      <w:r w:rsidR="00444A29" w:rsidRPr="00DD768A">
        <w:rPr>
          <w:rFonts w:ascii="Times New Roman" w:hAnsi="Times New Roman" w:cs="Times New Roman"/>
          <w:spacing w:val="-2"/>
        </w:rPr>
        <w:t>people with objects parts</w:t>
      </w:r>
      <w:r w:rsidR="000F193B">
        <w:rPr>
          <w:rFonts w:ascii="Times New Roman" w:hAnsi="Times New Roman" w:cs="Times New Roman"/>
          <w:spacing w:val="-2"/>
        </w:rPr>
        <w:t>.</w:t>
      </w:r>
    </w:p>
    <w:p w14:paraId="267ECC0E" w14:textId="292D1AF5" w:rsidR="00444A29" w:rsidRPr="00DD768A" w:rsidRDefault="00444A29" w:rsidP="007036EF">
      <w:pPr>
        <w:spacing w:line="240" w:lineRule="exact"/>
        <w:ind w:firstLine="720"/>
        <w:contextualSpacing/>
        <w:jc w:val="both"/>
        <w:rPr>
          <w:rFonts w:ascii="Times New Roman" w:hAnsi="Times New Roman" w:cs="Times New Roman"/>
          <w:spacing w:val="-2"/>
        </w:rPr>
      </w:pPr>
      <w:r w:rsidRPr="00DD768A">
        <w:rPr>
          <w:rFonts w:ascii="Times New Roman" w:hAnsi="Times New Roman" w:cs="Times New Roman"/>
          <w:spacing w:val="-2"/>
        </w:rPr>
        <w:t>One potential complication with this study is that</w:t>
      </w:r>
      <w:r w:rsidR="000F193B">
        <w:rPr>
          <w:rFonts w:ascii="Times New Roman" w:hAnsi="Times New Roman" w:cs="Times New Roman"/>
          <w:spacing w:val="-2"/>
        </w:rPr>
        <w:t xml:space="preserve"> in general</w:t>
      </w:r>
      <w:r w:rsidRPr="00DD768A">
        <w:rPr>
          <w:rFonts w:ascii="Times New Roman" w:hAnsi="Times New Roman" w:cs="Times New Roman"/>
          <w:spacing w:val="-2"/>
        </w:rPr>
        <w:t xml:space="preserve"> it is difficult to know what infants' looking behavior means if they look equally long at the </w:t>
      </w:r>
      <w:r w:rsidR="000F193B">
        <w:rPr>
          <w:rFonts w:ascii="Times New Roman" w:hAnsi="Times New Roman" w:cs="Times New Roman"/>
          <w:spacing w:val="-2"/>
        </w:rPr>
        <w:t>two test events</w:t>
      </w:r>
      <w:r w:rsidR="00670AB7">
        <w:rPr>
          <w:rFonts w:ascii="Times New Roman" w:hAnsi="Times New Roman" w:cs="Times New Roman"/>
          <w:spacing w:val="-2"/>
        </w:rPr>
        <w:t xml:space="preserve"> (assuming sufficient statistical power)</w:t>
      </w:r>
      <w:r w:rsidRPr="00DD768A">
        <w:rPr>
          <w:rFonts w:ascii="Times New Roman" w:hAnsi="Times New Roman" w:cs="Times New Roman"/>
          <w:spacing w:val="-2"/>
        </w:rPr>
        <w:t>. For example, if infants in</w:t>
      </w:r>
      <w:r w:rsidR="00E0427F" w:rsidRPr="00DD768A">
        <w:rPr>
          <w:rFonts w:ascii="Times New Roman" w:hAnsi="Times New Roman" w:cs="Times New Roman"/>
          <w:spacing w:val="-2"/>
        </w:rPr>
        <w:t xml:space="preserve"> any of</w:t>
      </w:r>
      <w:r w:rsidRPr="00DD768A">
        <w:rPr>
          <w:rFonts w:ascii="Times New Roman" w:hAnsi="Times New Roman" w:cs="Times New Roman"/>
          <w:spacing w:val="-2"/>
        </w:rPr>
        <w:t xml:space="preserve"> the Objects with People Parts</w:t>
      </w:r>
      <w:r w:rsidR="00E0427F" w:rsidRPr="00DD768A">
        <w:rPr>
          <w:rFonts w:ascii="Times New Roman" w:hAnsi="Times New Roman" w:cs="Times New Roman"/>
          <w:spacing w:val="-2"/>
        </w:rPr>
        <w:t xml:space="preserve"> conditions</w:t>
      </w:r>
      <w:r w:rsidRPr="00DD768A">
        <w:rPr>
          <w:rFonts w:ascii="Times New Roman" w:hAnsi="Times New Roman" w:cs="Times New Roman"/>
          <w:spacing w:val="-2"/>
        </w:rPr>
        <w:t xml:space="preserve"> look equally long at the </w:t>
      </w:r>
      <w:r w:rsidR="00EF3528">
        <w:rPr>
          <w:rFonts w:ascii="Times New Roman" w:hAnsi="Times New Roman" w:cs="Times New Roman"/>
          <w:spacing w:val="-2"/>
        </w:rPr>
        <w:t>two test events</w:t>
      </w:r>
      <w:r w:rsidRPr="00DD768A">
        <w:rPr>
          <w:rFonts w:ascii="Times New Roman" w:hAnsi="Times New Roman" w:cs="Times New Roman"/>
          <w:spacing w:val="-2"/>
        </w:rPr>
        <w:t>, this c</w:t>
      </w:r>
      <w:r w:rsidR="00EF3528">
        <w:rPr>
          <w:rFonts w:ascii="Times New Roman" w:hAnsi="Times New Roman" w:cs="Times New Roman"/>
          <w:spacing w:val="-2"/>
        </w:rPr>
        <w:t>ould</w:t>
      </w:r>
      <w:r w:rsidRPr="00DD768A">
        <w:rPr>
          <w:rFonts w:ascii="Times New Roman" w:hAnsi="Times New Roman" w:cs="Times New Roman"/>
          <w:spacing w:val="-2"/>
        </w:rPr>
        <w:t xml:space="preserve"> be due to one of </w:t>
      </w:r>
      <w:r w:rsidR="00E0427F" w:rsidRPr="00DD768A">
        <w:rPr>
          <w:rFonts w:ascii="Times New Roman" w:hAnsi="Times New Roman" w:cs="Times New Roman"/>
          <w:spacing w:val="-2"/>
        </w:rPr>
        <w:t xml:space="preserve">(at minimum) </w:t>
      </w:r>
      <w:r w:rsidRPr="00DD768A">
        <w:rPr>
          <w:rFonts w:ascii="Times New Roman" w:hAnsi="Times New Roman" w:cs="Times New Roman"/>
          <w:spacing w:val="-2"/>
        </w:rPr>
        <w:t xml:space="preserve">three possibilities. One possibility is that infants may not see the </w:t>
      </w:r>
      <w:r w:rsidR="00EF3528">
        <w:rPr>
          <w:rFonts w:ascii="Times New Roman" w:hAnsi="Times New Roman" w:cs="Times New Roman"/>
          <w:spacing w:val="-2"/>
        </w:rPr>
        <w:t xml:space="preserve">object </w:t>
      </w:r>
      <w:r w:rsidRPr="00DD768A">
        <w:rPr>
          <w:rFonts w:ascii="Times New Roman" w:hAnsi="Times New Roman" w:cs="Times New Roman"/>
          <w:spacing w:val="-2"/>
        </w:rPr>
        <w:t xml:space="preserve">stimuli </w:t>
      </w:r>
      <w:r w:rsidR="00EF3528">
        <w:rPr>
          <w:rFonts w:ascii="Times New Roman" w:hAnsi="Times New Roman" w:cs="Times New Roman"/>
          <w:spacing w:val="-2"/>
        </w:rPr>
        <w:t>with people parts</w:t>
      </w:r>
      <w:r w:rsidR="004A11EA" w:rsidRPr="00DD768A">
        <w:rPr>
          <w:rFonts w:ascii="Times New Roman" w:hAnsi="Times New Roman" w:cs="Times New Roman"/>
          <w:spacing w:val="-2"/>
        </w:rPr>
        <w:t xml:space="preserve"> </w:t>
      </w:r>
      <w:r w:rsidRPr="00DD768A">
        <w:rPr>
          <w:rFonts w:ascii="Times New Roman" w:hAnsi="Times New Roman" w:cs="Times New Roman"/>
          <w:spacing w:val="-2"/>
        </w:rPr>
        <w:t xml:space="preserve">appended to them </w:t>
      </w:r>
      <w:r w:rsidR="00EF3528">
        <w:rPr>
          <w:rFonts w:ascii="Times New Roman" w:hAnsi="Times New Roman" w:cs="Times New Roman"/>
          <w:spacing w:val="-2"/>
        </w:rPr>
        <w:t>as objects</w:t>
      </w:r>
      <w:r w:rsidR="00A37DDB">
        <w:rPr>
          <w:rFonts w:ascii="Times New Roman" w:hAnsi="Times New Roman" w:cs="Times New Roman"/>
          <w:spacing w:val="-2"/>
        </w:rPr>
        <w:t xml:space="preserve"> at all</w:t>
      </w:r>
      <w:r w:rsidRPr="00DD768A">
        <w:rPr>
          <w:rFonts w:ascii="Times New Roman" w:hAnsi="Times New Roman" w:cs="Times New Roman"/>
          <w:spacing w:val="-2"/>
        </w:rPr>
        <w:t xml:space="preserve">. Instead, they may view </w:t>
      </w:r>
      <w:r w:rsidR="004A11EA" w:rsidRPr="00DD768A">
        <w:rPr>
          <w:rFonts w:ascii="Times New Roman" w:hAnsi="Times New Roman" w:cs="Times New Roman"/>
          <w:spacing w:val="-2"/>
        </w:rPr>
        <w:t xml:space="preserve">the entire </w:t>
      </w:r>
      <w:r w:rsidR="007C416F">
        <w:rPr>
          <w:rFonts w:ascii="Times New Roman" w:hAnsi="Times New Roman" w:cs="Times New Roman"/>
          <w:spacing w:val="-2"/>
        </w:rPr>
        <w:t>stimulus set</w:t>
      </w:r>
      <w:r w:rsidR="004A11EA" w:rsidRPr="00DD768A">
        <w:rPr>
          <w:rFonts w:ascii="Times New Roman" w:hAnsi="Times New Roman" w:cs="Times New Roman"/>
          <w:spacing w:val="-2"/>
        </w:rPr>
        <w:t xml:space="preserve"> (i.e., the objects with people parts and people with object parts)</w:t>
      </w:r>
      <w:r w:rsidRPr="00DD768A">
        <w:rPr>
          <w:rFonts w:ascii="Times New Roman" w:hAnsi="Times New Roman" w:cs="Times New Roman"/>
          <w:spacing w:val="-2"/>
        </w:rPr>
        <w:t xml:space="preserve"> as people whose </w:t>
      </w:r>
      <w:r w:rsidR="00A70394" w:rsidRPr="00DD768A">
        <w:rPr>
          <w:rFonts w:ascii="Times New Roman" w:hAnsi="Times New Roman" w:cs="Times New Roman"/>
          <w:spacing w:val="-2"/>
        </w:rPr>
        <w:t>limbs</w:t>
      </w:r>
      <w:r w:rsidRPr="00DD768A">
        <w:rPr>
          <w:rFonts w:ascii="Times New Roman" w:hAnsi="Times New Roman" w:cs="Times New Roman"/>
          <w:spacing w:val="-2"/>
        </w:rPr>
        <w:t xml:space="preserve"> have been occluded</w:t>
      </w:r>
      <w:r w:rsidR="005B0DA3" w:rsidRPr="00DD768A">
        <w:rPr>
          <w:rFonts w:ascii="Times New Roman" w:hAnsi="Times New Roman" w:cs="Times New Roman"/>
          <w:spacing w:val="-2"/>
        </w:rPr>
        <w:t xml:space="preserve"> by different object parts</w:t>
      </w:r>
      <w:r w:rsidR="00EF3528">
        <w:rPr>
          <w:rFonts w:ascii="Times New Roman" w:hAnsi="Times New Roman" w:cs="Times New Roman"/>
          <w:spacing w:val="-2"/>
        </w:rPr>
        <w:t xml:space="preserve"> (but because they are perceived as people</w:t>
      </w:r>
      <w:r w:rsidR="00785FFF">
        <w:rPr>
          <w:rFonts w:ascii="Times New Roman" w:hAnsi="Times New Roman" w:cs="Times New Roman"/>
          <w:spacing w:val="-2"/>
        </w:rPr>
        <w:t>, infants understand that they are unconstrained in their causal actions</w:t>
      </w:r>
      <w:r w:rsidR="00EF3528">
        <w:rPr>
          <w:rFonts w:ascii="Times New Roman" w:hAnsi="Times New Roman" w:cs="Times New Roman"/>
          <w:spacing w:val="-2"/>
        </w:rPr>
        <w:t>)</w:t>
      </w:r>
      <w:r w:rsidRPr="00DD768A">
        <w:rPr>
          <w:rFonts w:ascii="Times New Roman" w:hAnsi="Times New Roman" w:cs="Times New Roman"/>
          <w:spacing w:val="-2"/>
        </w:rPr>
        <w:t xml:space="preserve">. This predicts that infants in the People with Object Parts condition should also look equally long at </w:t>
      </w:r>
      <w:r w:rsidR="0003001D">
        <w:rPr>
          <w:rFonts w:ascii="Times New Roman" w:hAnsi="Times New Roman" w:cs="Times New Roman"/>
          <w:spacing w:val="-2"/>
        </w:rPr>
        <w:t>the two test events</w:t>
      </w:r>
      <w:r w:rsidRPr="00DD768A">
        <w:rPr>
          <w:rFonts w:ascii="Times New Roman" w:hAnsi="Times New Roman" w:cs="Times New Roman"/>
          <w:spacing w:val="-2"/>
        </w:rPr>
        <w:t xml:space="preserve">. </w:t>
      </w:r>
      <w:r w:rsidR="007C416F">
        <w:rPr>
          <w:rFonts w:ascii="Times New Roman" w:hAnsi="Times New Roman" w:cs="Times New Roman"/>
          <w:spacing w:val="-2"/>
        </w:rPr>
        <w:t>Interestingly,</w:t>
      </w:r>
      <w:r w:rsidRPr="00DD768A">
        <w:rPr>
          <w:rFonts w:ascii="Times New Roman" w:hAnsi="Times New Roman" w:cs="Times New Roman"/>
          <w:spacing w:val="-2"/>
        </w:rPr>
        <w:t xml:space="preserve"> </w:t>
      </w:r>
      <w:r w:rsidR="00A70394" w:rsidRPr="00DD768A">
        <w:rPr>
          <w:rFonts w:ascii="Times New Roman" w:hAnsi="Times New Roman" w:cs="Times New Roman"/>
          <w:spacing w:val="-2"/>
        </w:rPr>
        <w:t>infants</w:t>
      </w:r>
      <w:r w:rsidR="007C416F">
        <w:rPr>
          <w:rFonts w:ascii="Times New Roman" w:hAnsi="Times New Roman" w:cs="Times New Roman"/>
          <w:spacing w:val="-2"/>
        </w:rPr>
        <w:t xml:space="preserve"> may also</w:t>
      </w:r>
      <w:r w:rsidRPr="00DD768A">
        <w:rPr>
          <w:rFonts w:ascii="Times New Roman" w:hAnsi="Times New Roman" w:cs="Times New Roman"/>
          <w:spacing w:val="-2"/>
        </w:rPr>
        <w:t xml:space="preserve"> </w:t>
      </w:r>
      <w:r w:rsidR="007C416F">
        <w:rPr>
          <w:rFonts w:ascii="Times New Roman" w:hAnsi="Times New Roman" w:cs="Times New Roman"/>
          <w:spacing w:val="-2"/>
        </w:rPr>
        <w:t>look</w:t>
      </w:r>
      <w:r w:rsidRPr="00DD768A">
        <w:rPr>
          <w:rFonts w:ascii="Times New Roman" w:hAnsi="Times New Roman" w:cs="Times New Roman"/>
          <w:spacing w:val="-2"/>
        </w:rPr>
        <w:t xml:space="preserve"> equally long at the Collision and No Collision test events because they failed to learn anything in the experiment. </w:t>
      </w:r>
      <w:r w:rsidR="00250B85" w:rsidRPr="00DD768A">
        <w:rPr>
          <w:rFonts w:ascii="Times New Roman" w:hAnsi="Times New Roman" w:cs="Times New Roman"/>
          <w:spacing w:val="-2"/>
        </w:rPr>
        <w:t>This</w:t>
      </w:r>
      <w:r w:rsidRPr="00DD768A">
        <w:rPr>
          <w:rFonts w:ascii="Times New Roman" w:hAnsi="Times New Roman" w:cs="Times New Roman"/>
          <w:spacing w:val="-2"/>
        </w:rPr>
        <w:t xml:space="preserve"> predicts that infants in the People with Object Parts condition should also be at chance in their looking towards the </w:t>
      </w:r>
      <w:r w:rsidR="0003001D">
        <w:rPr>
          <w:rFonts w:ascii="Times New Roman" w:hAnsi="Times New Roman" w:cs="Times New Roman"/>
          <w:spacing w:val="-2"/>
        </w:rPr>
        <w:t>two test events</w:t>
      </w:r>
      <w:r w:rsidRPr="00DD768A">
        <w:rPr>
          <w:rFonts w:ascii="Times New Roman" w:hAnsi="Times New Roman" w:cs="Times New Roman"/>
          <w:spacing w:val="-2"/>
        </w:rPr>
        <w:t>.</w:t>
      </w:r>
      <w:r w:rsidR="00361DC5">
        <w:rPr>
          <w:rFonts w:ascii="Times New Roman" w:hAnsi="Times New Roman" w:cs="Times New Roman"/>
          <w:spacing w:val="-2"/>
        </w:rPr>
        <w:t xml:space="preserve"> There are two ways to address what equal looking toward the two test events </w:t>
      </w:r>
      <w:r w:rsidR="0096450C">
        <w:rPr>
          <w:rFonts w:ascii="Times New Roman" w:hAnsi="Times New Roman" w:cs="Times New Roman"/>
          <w:spacing w:val="-2"/>
        </w:rPr>
        <w:t xml:space="preserve">could </w:t>
      </w:r>
      <w:r w:rsidR="00361DC5">
        <w:rPr>
          <w:rFonts w:ascii="Times New Roman" w:hAnsi="Times New Roman" w:cs="Times New Roman"/>
          <w:spacing w:val="-2"/>
        </w:rPr>
        <w:t xml:space="preserve">mean for infants assigned to any of the people conditions. The first and perhaps most straightforward way is to recognize that if infants viewed the modified stimuli as people whose external parts have been obscured, then </w:t>
      </w:r>
      <w:r w:rsidR="00125F75">
        <w:rPr>
          <w:rFonts w:ascii="Times New Roman" w:hAnsi="Times New Roman" w:cs="Times New Roman"/>
          <w:spacing w:val="-2"/>
        </w:rPr>
        <w:t xml:space="preserve">infants in the unmodified object conditions (i.e., the object conditions that did not involve or use people parts) </w:t>
      </w:r>
      <w:r w:rsidR="00361DC5">
        <w:rPr>
          <w:rFonts w:ascii="Times New Roman" w:hAnsi="Times New Roman" w:cs="Times New Roman"/>
          <w:spacing w:val="-2"/>
        </w:rPr>
        <w:t xml:space="preserve">should look longer </w:t>
      </w:r>
      <w:r w:rsidR="00125F75">
        <w:rPr>
          <w:rFonts w:ascii="Times New Roman" w:hAnsi="Times New Roman" w:cs="Times New Roman"/>
          <w:spacing w:val="-2"/>
        </w:rPr>
        <w:t xml:space="preserve">at the No Collision test event than at the Collision test event. This pattern of responses would not be predicted if infants failed to learn anything at all in these experiments. Instead, if infants failed to learn anything at all in this experiment, they should be at chance in their looking to the two test events </w:t>
      </w:r>
      <w:r w:rsidR="00125F75" w:rsidRPr="00274952">
        <w:rPr>
          <w:rFonts w:ascii="Times New Roman" w:hAnsi="Times New Roman" w:cs="Times New Roman"/>
          <w:i/>
          <w:iCs/>
          <w:spacing w:val="-2"/>
        </w:rPr>
        <w:t xml:space="preserve">across </w:t>
      </w:r>
      <w:proofErr w:type="gramStart"/>
      <w:r w:rsidR="00125F75" w:rsidRPr="00274952">
        <w:rPr>
          <w:rFonts w:ascii="Times New Roman" w:hAnsi="Times New Roman" w:cs="Times New Roman"/>
          <w:i/>
          <w:iCs/>
          <w:spacing w:val="-2"/>
        </w:rPr>
        <w:t>all of</w:t>
      </w:r>
      <w:proofErr w:type="gramEnd"/>
      <w:r w:rsidR="00125F75" w:rsidRPr="00274952">
        <w:rPr>
          <w:rFonts w:ascii="Times New Roman" w:hAnsi="Times New Roman" w:cs="Times New Roman"/>
          <w:i/>
          <w:iCs/>
          <w:spacing w:val="-2"/>
        </w:rPr>
        <w:t xml:space="preserve"> the experimental conditions</w:t>
      </w:r>
      <w:r w:rsidR="00125F75">
        <w:rPr>
          <w:rFonts w:ascii="Times New Roman" w:hAnsi="Times New Roman" w:cs="Times New Roman"/>
          <w:spacing w:val="-2"/>
        </w:rPr>
        <w:t>.</w:t>
      </w:r>
      <w:r w:rsidR="00361DC5">
        <w:rPr>
          <w:rFonts w:ascii="Times New Roman" w:hAnsi="Times New Roman" w:cs="Times New Roman"/>
          <w:spacing w:val="-2"/>
        </w:rPr>
        <w:t xml:space="preserve"> </w:t>
      </w:r>
      <w:r w:rsidR="00274952">
        <w:rPr>
          <w:rFonts w:ascii="Times New Roman" w:hAnsi="Times New Roman" w:cs="Times New Roman"/>
          <w:spacing w:val="-2"/>
        </w:rPr>
        <w:t xml:space="preserve">A second way that this could be addressed is to </w:t>
      </w:r>
      <w:r w:rsidRPr="00DD768A">
        <w:rPr>
          <w:rFonts w:ascii="Times New Roman" w:hAnsi="Times New Roman" w:cs="Times New Roman"/>
          <w:spacing w:val="-2"/>
        </w:rPr>
        <w:t>run a separate experiment in which infants are habituated to a single modified stimulus (e.g.</w:t>
      </w:r>
      <w:r w:rsidR="002929CF" w:rsidRPr="00DD768A">
        <w:rPr>
          <w:rFonts w:ascii="Times New Roman" w:hAnsi="Times New Roman" w:cs="Times New Roman"/>
          <w:spacing w:val="-2"/>
        </w:rPr>
        <w:t>,</w:t>
      </w:r>
      <w:r w:rsidRPr="00DD768A">
        <w:rPr>
          <w:rFonts w:ascii="Times New Roman" w:hAnsi="Times New Roman" w:cs="Times New Roman"/>
          <w:spacing w:val="-2"/>
        </w:rPr>
        <w:t xml:space="preserve"> a man whose top half</w:t>
      </w:r>
      <w:r w:rsidR="00274952">
        <w:rPr>
          <w:rFonts w:ascii="Times New Roman" w:hAnsi="Times New Roman" w:cs="Times New Roman"/>
          <w:spacing w:val="-2"/>
        </w:rPr>
        <w:t xml:space="preserve"> [above the torso] </w:t>
      </w:r>
      <w:r w:rsidR="00274952" w:rsidRPr="00DD768A">
        <w:rPr>
          <w:rFonts w:ascii="Times New Roman" w:hAnsi="Times New Roman" w:cs="Times New Roman"/>
          <w:spacing w:val="-2"/>
        </w:rPr>
        <w:t>ha</w:t>
      </w:r>
      <w:r w:rsidR="00274952">
        <w:rPr>
          <w:rFonts w:ascii="Times New Roman" w:hAnsi="Times New Roman" w:cs="Times New Roman"/>
          <w:spacing w:val="-2"/>
        </w:rPr>
        <w:t>s</w:t>
      </w:r>
      <w:r w:rsidR="00274952" w:rsidRPr="00DD768A">
        <w:rPr>
          <w:rFonts w:ascii="Times New Roman" w:hAnsi="Times New Roman" w:cs="Times New Roman"/>
          <w:spacing w:val="-2"/>
        </w:rPr>
        <w:t xml:space="preserve"> </w:t>
      </w:r>
      <w:r w:rsidRPr="00DD768A">
        <w:rPr>
          <w:rFonts w:ascii="Times New Roman" w:hAnsi="Times New Roman" w:cs="Times New Roman"/>
          <w:spacing w:val="-2"/>
        </w:rPr>
        <w:t xml:space="preserve">been replaced with the top half of the cylinder). Following habituation, infants would then be shown two test events. In the </w:t>
      </w:r>
      <w:r w:rsidR="00752E66">
        <w:rPr>
          <w:rFonts w:ascii="Times New Roman" w:hAnsi="Times New Roman" w:cs="Times New Roman"/>
          <w:spacing w:val="-2"/>
        </w:rPr>
        <w:t>F</w:t>
      </w:r>
      <w:r w:rsidRPr="00DD768A">
        <w:rPr>
          <w:rFonts w:ascii="Times New Roman" w:hAnsi="Times New Roman" w:cs="Times New Roman"/>
          <w:spacing w:val="-2"/>
        </w:rPr>
        <w:t xml:space="preserve">ull </w:t>
      </w:r>
      <w:r w:rsidR="00752E66">
        <w:rPr>
          <w:rFonts w:ascii="Times New Roman" w:hAnsi="Times New Roman" w:cs="Times New Roman"/>
          <w:spacing w:val="-2"/>
        </w:rPr>
        <w:t>V</w:t>
      </w:r>
      <w:r w:rsidRPr="00DD768A">
        <w:rPr>
          <w:rFonts w:ascii="Times New Roman" w:hAnsi="Times New Roman" w:cs="Times New Roman"/>
          <w:spacing w:val="-2"/>
        </w:rPr>
        <w:t xml:space="preserve">iew" test event, the man will be shown, but this time his entire body will be fully </w:t>
      </w:r>
      <w:r w:rsidR="00A70394" w:rsidRPr="00DD768A">
        <w:rPr>
          <w:rFonts w:ascii="Times New Roman" w:hAnsi="Times New Roman" w:cs="Times New Roman"/>
          <w:spacing w:val="-2"/>
        </w:rPr>
        <w:t>visible</w:t>
      </w:r>
      <w:r w:rsidRPr="00DD768A">
        <w:rPr>
          <w:rFonts w:ascii="Times New Roman" w:hAnsi="Times New Roman" w:cs="Times New Roman"/>
          <w:spacing w:val="-2"/>
        </w:rPr>
        <w:t xml:space="preserve"> and in plain view. In the other </w:t>
      </w:r>
      <w:r w:rsidR="00752E66">
        <w:rPr>
          <w:rFonts w:ascii="Times New Roman" w:hAnsi="Times New Roman" w:cs="Times New Roman"/>
          <w:spacing w:val="-2"/>
        </w:rPr>
        <w:t>D</w:t>
      </w:r>
      <w:r w:rsidRPr="00DD768A">
        <w:rPr>
          <w:rFonts w:ascii="Times New Roman" w:hAnsi="Times New Roman" w:cs="Times New Roman"/>
          <w:spacing w:val="-2"/>
        </w:rPr>
        <w:t xml:space="preserve">isembodied test event, only the man's legs will be shown. If infants looked equally long at both test events in the Objects with People Parts condition because they saw the stimuli as people whose </w:t>
      </w:r>
      <w:r w:rsidR="00A70394" w:rsidRPr="00DD768A">
        <w:rPr>
          <w:rFonts w:ascii="Times New Roman" w:hAnsi="Times New Roman" w:cs="Times New Roman"/>
          <w:spacing w:val="-2"/>
        </w:rPr>
        <w:t>limbs</w:t>
      </w:r>
      <w:r w:rsidRPr="00DD768A">
        <w:rPr>
          <w:rFonts w:ascii="Times New Roman" w:hAnsi="Times New Roman" w:cs="Times New Roman"/>
          <w:spacing w:val="-2"/>
        </w:rPr>
        <w:t xml:space="preserve"> were occluded, then infants should look longer at the disembodied test event than at the full view test event. In contrast, if infants looked equally long at the Collision and No Collision test event because they failed to learn anything during the experiment, then they should also look equally long at the full and disembodied test events in this follow-up experiment. It should be noted that this follow-up experiment </w:t>
      </w:r>
      <w:r w:rsidR="00DA05E5" w:rsidRPr="00DD768A">
        <w:rPr>
          <w:rFonts w:ascii="Times New Roman" w:hAnsi="Times New Roman" w:cs="Times New Roman"/>
          <w:spacing w:val="-2"/>
        </w:rPr>
        <w:t>w</w:t>
      </w:r>
      <w:r w:rsidR="00DA05E5">
        <w:rPr>
          <w:rFonts w:ascii="Times New Roman" w:hAnsi="Times New Roman" w:cs="Times New Roman"/>
          <w:spacing w:val="-2"/>
        </w:rPr>
        <w:t>ould</w:t>
      </w:r>
      <w:r w:rsidR="00DA05E5" w:rsidRPr="00DD768A">
        <w:rPr>
          <w:rFonts w:ascii="Times New Roman" w:hAnsi="Times New Roman" w:cs="Times New Roman"/>
          <w:spacing w:val="-2"/>
        </w:rPr>
        <w:t xml:space="preserve"> </w:t>
      </w:r>
      <w:r w:rsidRPr="00DD768A">
        <w:rPr>
          <w:rFonts w:ascii="Times New Roman" w:hAnsi="Times New Roman" w:cs="Times New Roman"/>
          <w:spacing w:val="-2"/>
        </w:rPr>
        <w:t>only be run if infants look equally long at the Collision and No Collision test events across the experimental conditions</w:t>
      </w:r>
      <w:r w:rsidR="00074CD9" w:rsidRPr="00DD768A">
        <w:rPr>
          <w:rFonts w:ascii="Times New Roman" w:hAnsi="Times New Roman" w:cs="Times New Roman"/>
          <w:spacing w:val="-2"/>
        </w:rPr>
        <w:t xml:space="preserve"> in Study 2</w:t>
      </w:r>
      <w:r w:rsidRPr="00DD768A">
        <w:rPr>
          <w:rFonts w:ascii="Times New Roman" w:hAnsi="Times New Roman" w:cs="Times New Roman"/>
          <w:spacing w:val="-2"/>
        </w:rPr>
        <w:t>.</w:t>
      </w:r>
    </w:p>
    <w:p w14:paraId="2E3673FE" w14:textId="16285A1E" w:rsidR="00444A29" w:rsidRPr="00DD768A" w:rsidRDefault="00444A29" w:rsidP="007036EF">
      <w:pPr>
        <w:spacing w:line="240" w:lineRule="exact"/>
        <w:ind w:firstLine="720"/>
        <w:contextualSpacing/>
        <w:jc w:val="both"/>
        <w:rPr>
          <w:rFonts w:ascii="Times New Roman" w:hAnsi="Times New Roman" w:cs="Times New Roman"/>
          <w:spacing w:val="-2"/>
        </w:rPr>
      </w:pPr>
      <w:r w:rsidRPr="00DD768A">
        <w:rPr>
          <w:rFonts w:ascii="Times New Roman" w:hAnsi="Times New Roman" w:cs="Times New Roman"/>
          <w:spacing w:val="-2"/>
        </w:rPr>
        <w:t>A third possibility is that infants in the Object with People Parts condition may look equally long at the Collision and No Collision test events because they associated those</w:t>
      </w:r>
      <w:r w:rsidR="00DA05E5">
        <w:rPr>
          <w:rFonts w:ascii="Times New Roman" w:hAnsi="Times New Roman" w:cs="Times New Roman"/>
          <w:spacing w:val="-2"/>
        </w:rPr>
        <w:t xml:space="preserve"> people</w:t>
      </w:r>
      <w:r w:rsidRPr="00DD768A">
        <w:rPr>
          <w:rFonts w:ascii="Times New Roman" w:hAnsi="Times New Roman" w:cs="Times New Roman"/>
          <w:spacing w:val="-2"/>
        </w:rPr>
        <w:t xml:space="preserve"> parts with contact and action-at-a-distance causality. This </w:t>
      </w:r>
      <w:r w:rsidRPr="00DD768A">
        <w:rPr>
          <w:rFonts w:ascii="Times New Roman" w:hAnsi="Times New Roman" w:cs="Times New Roman"/>
          <w:spacing w:val="-2"/>
        </w:rPr>
        <w:lastRenderedPageBreak/>
        <w:t xml:space="preserve">predicts that infants in the People with Object Parts condition should </w:t>
      </w:r>
      <w:r w:rsidRPr="00DD768A">
        <w:rPr>
          <w:rFonts w:ascii="Times New Roman" w:hAnsi="Times New Roman" w:cs="Times New Roman"/>
          <w:b/>
          <w:bCs/>
          <w:spacing w:val="-2"/>
          <w:u w:val="single"/>
        </w:rPr>
        <w:t>not</w:t>
      </w:r>
      <w:r w:rsidRPr="00DD768A">
        <w:rPr>
          <w:rFonts w:ascii="Times New Roman" w:hAnsi="Times New Roman" w:cs="Times New Roman"/>
          <w:spacing w:val="-2"/>
        </w:rPr>
        <w:t xml:space="preserve"> be at chance in their looking towards these two test events. In this condition, infants should look longer at the No Collision test event than at the Collision test event. This is because infants will have learned that object parts are only associated with contact causality; people parts, in contrast, are associated with both contact causality as well as action-at-a-distance causality. Thus, infants should look longer when they are shown an action-at-a-distance event without the requisite people parts.</w:t>
      </w:r>
    </w:p>
    <w:p w14:paraId="1CB26DE5" w14:textId="5223A0C0" w:rsidR="00580AEE" w:rsidRPr="00DD768A" w:rsidRDefault="00444A29" w:rsidP="009B3ECE">
      <w:pPr>
        <w:spacing w:line="240" w:lineRule="exact"/>
        <w:ind w:firstLine="720"/>
        <w:contextualSpacing/>
        <w:jc w:val="both"/>
        <w:rPr>
          <w:rFonts w:ascii="Times New Roman" w:hAnsi="Times New Roman" w:cs="Times New Roman"/>
          <w:spacing w:val="-2"/>
        </w:rPr>
      </w:pPr>
      <w:r w:rsidRPr="00DD768A">
        <w:rPr>
          <w:rFonts w:ascii="Times New Roman" w:hAnsi="Times New Roman" w:cs="Times New Roman"/>
          <w:spacing w:val="-2"/>
        </w:rPr>
        <w:t xml:space="preserve">If this last possibility underlies infants' looking behavior in Experiment 2, there should also be a developmental progression. </w:t>
      </w:r>
      <w:r w:rsidR="00044700" w:rsidRPr="00DD768A">
        <w:rPr>
          <w:rFonts w:ascii="Times New Roman" w:hAnsi="Times New Roman" w:cs="Times New Roman"/>
          <w:spacing w:val="-2"/>
        </w:rPr>
        <w:t>Such a developmental progression is predicted</w:t>
      </w:r>
      <w:r w:rsidRPr="00DD768A">
        <w:rPr>
          <w:rFonts w:ascii="Times New Roman" w:hAnsi="Times New Roman" w:cs="Times New Roman"/>
          <w:spacing w:val="-2"/>
        </w:rPr>
        <w:t xml:space="preserve"> because the strength of the </w:t>
      </w:r>
      <w:r w:rsidR="00A70394" w:rsidRPr="00DD768A">
        <w:rPr>
          <w:rFonts w:ascii="Times New Roman" w:hAnsi="Times New Roman" w:cs="Times New Roman"/>
          <w:spacing w:val="-2"/>
        </w:rPr>
        <w:t>association</w:t>
      </w:r>
      <w:r w:rsidRPr="00DD768A">
        <w:rPr>
          <w:rFonts w:ascii="Times New Roman" w:hAnsi="Times New Roman" w:cs="Times New Roman"/>
          <w:spacing w:val="-2"/>
        </w:rPr>
        <w:t xml:space="preserve"> between two (or more) things necessarily depends on how frequently those things have been presented</w:t>
      </w:r>
      <w:r w:rsidR="00044700" w:rsidRPr="00DD768A">
        <w:rPr>
          <w:rFonts w:ascii="Times New Roman" w:hAnsi="Times New Roman" w:cs="Times New Roman"/>
          <w:spacing w:val="-2"/>
        </w:rPr>
        <w:t xml:space="preserve"> and encountered</w:t>
      </w:r>
      <w:r w:rsidRPr="00DD768A">
        <w:rPr>
          <w:rFonts w:ascii="Times New Roman" w:hAnsi="Times New Roman" w:cs="Times New Roman"/>
          <w:spacing w:val="-2"/>
        </w:rPr>
        <w:t xml:space="preserve"> together; in other words, the strength of the relation (or association) between two things that have been encountered only a small number of times should be smaller than that between two things that have been encountered a larger number of times. Thus, 4-month-olds who </w:t>
      </w:r>
      <w:r w:rsidR="00AB0025">
        <w:rPr>
          <w:rFonts w:ascii="Times New Roman" w:hAnsi="Times New Roman" w:cs="Times New Roman"/>
          <w:spacing w:val="-2"/>
        </w:rPr>
        <w:t xml:space="preserve">presumably </w:t>
      </w:r>
      <w:r w:rsidRPr="00DD768A">
        <w:rPr>
          <w:rFonts w:ascii="Times New Roman" w:hAnsi="Times New Roman" w:cs="Times New Roman"/>
          <w:spacing w:val="-2"/>
        </w:rPr>
        <w:t xml:space="preserve">have had less experience with the causal properties of people and objects than 7- and 11-month-olds would be expected to be at chance in their looking towards the Contact and No Contact events in </w:t>
      </w:r>
      <w:proofErr w:type="gramStart"/>
      <w:r w:rsidRPr="00DD768A">
        <w:rPr>
          <w:rFonts w:ascii="Times New Roman" w:hAnsi="Times New Roman" w:cs="Times New Roman"/>
          <w:spacing w:val="-2"/>
        </w:rPr>
        <w:t>all of</w:t>
      </w:r>
      <w:proofErr w:type="gramEnd"/>
      <w:r w:rsidRPr="00DD768A">
        <w:rPr>
          <w:rFonts w:ascii="Times New Roman" w:hAnsi="Times New Roman" w:cs="Times New Roman"/>
          <w:spacing w:val="-2"/>
        </w:rPr>
        <w:t xml:space="preserve"> the conditions. In contrast, because 7- and 11-month-olds have accrued </w:t>
      </w:r>
      <w:r w:rsidR="00FC06D9" w:rsidRPr="00DD768A">
        <w:rPr>
          <w:rFonts w:ascii="Times New Roman" w:hAnsi="Times New Roman" w:cs="Times New Roman"/>
          <w:spacing w:val="-2"/>
        </w:rPr>
        <w:t>much more real-world</w:t>
      </w:r>
      <w:r w:rsidRPr="00DD768A">
        <w:rPr>
          <w:rFonts w:ascii="Times New Roman" w:hAnsi="Times New Roman" w:cs="Times New Roman"/>
          <w:spacing w:val="-2"/>
        </w:rPr>
        <w:t xml:space="preserve"> experience</w:t>
      </w:r>
      <w:r w:rsidR="00FC06D9" w:rsidRPr="00DD768A">
        <w:rPr>
          <w:rFonts w:ascii="Times New Roman" w:hAnsi="Times New Roman" w:cs="Times New Roman"/>
          <w:spacing w:val="-2"/>
        </w:rPr>
        <w:t xml:space="preserve"> with the causal properties of people and inanimate objects</w:t>
      </w:r>
      <w:r w:rsidRPr="00DD768A">
        <w:rPr>
          <w:rFonts w:ascii="Times New Roman" w:hAnsi="Times New Roman" w:cs="Times New Roman"/>
          <w:spacing w:val="-2"/>
        </w:rPr>
        <w:t xml:space="preserve">, they should treat as "human beings" objects with people parts (whatever those parts may be) and people with objects parts as "objects." </w:t>
      </w:r>
    </w:p>
    <w:p w14:paraId="0F7F8B77" w14:textId="60E5A888" w:rsidR="00580AEE" w:rsidRPr="009B3ECE" w:rsidRDefault="00A70394" w:rsidP="007036EF">
      <w:pPr>
        <w:spacing w:line="240" w:lineRule="exact"/>
        <w:contextualSpacing/>
        <w:jc w:val="both"/>
        <w:rPr>
          <w:rFonts w:ascii="Times New Roman" w:hAnsi="Times New Roman" w:cs="Times New Roman"/>
          <w:b/>
          <w:bCs/>
          <w:spacing w:val="-2"/>
        </w:rPr>
      </w:pPr>
      <w:r w:rsidRPr="009B3ECE">
        <w:rPr>
          <w:rFonts w:ascii="Times New Roman" w:hAnsi="Times New Roman" w:cs="Times New Roman"/>
          <w:b/>
          <w:bCs/>
          <w:spacing w:val="-2"/>
        </w:rPr>
        <w:t>Computational model</w:t>
      </w:r>
    </w:p>
    <w:p w14:paraId="43084B95" w14:textId="52A00A67" w:rsidR="005C2DBC" w:rsidRPr="00DD768A" w:rsidRDefault="0029513A" w:rsidP="007036EF">
      <w:pPr>
        <w:spacing w:line="240" w:lineRule="exact"/>
        <w:contextualSpacing/>
        <w:jc w:val="both"/>
        <w:rPr>
          <w:rFonts w:ascii="Times New Roman" w:hAnsi="Times New Roman" w:cs="Times New Roman"/>
          <w:spacing w:val="-2"/>
        </w:rPr>
      </w:pPr>
      <w:r w:rsidRPr="00236693">
        <w:rPr>
          <w:b/>
          <w:bCs/>
          <w:noProof/>
        </w:rPr>
        <mc:AlternateContent>
          <mc:Choice Requires="wps">
            <w:drawing>
              <wp:anchor distT="0" distB="0" distL="114300" distR="114300" simplePos="0" relativeHeight="251680768" behindDoc="0" locked="0" layoutInCell="1" allowOverlap="1" wp14:anchorId="60B8C512" wp14:editId="6CB14F2A">
                <wp:simplePos x="0" y="0"/>
                <wp:positionH relativeFrom="page">
                  <wp:posOffset>4914900</wp:posOffset>
                </wp:positionH>
                <wp:positionV relativeFrom="paragraph">
                  <wp:posOffset>152400</wp:posOffset>
                </wp:positionV>
                <wp:extent cx="733425" cy="142875"/>
                <wp:effectExtent l="0" t="0" r="9525" b="9525"/>
                <wp:wrapSquare wrapText="bothSides"/>
                <wp:docPr id="4" name="Text Box 4"/>
                <wp:cNvGraphicFramePr/>
                <a:graphic xmlns:a="http://schemas.openxmlformats.org/drawingml/2006/main">
                  <a:graphicData uri="http://schemas.microsoft.com/office/word/2010/wordprocessingShape">
                    <wps:wsp>
                      <wps:cNvSpPr txBox="1"/>
                      <wps:spPr>
                        <a:xfrm>
                          <a:off x="0" y="0"/>
                          <a:ext cx="733425" cy="142875"/>
                        </a:xfrm>
                        <a:prstGeom prst="rect">
                          <a:avLst/>
                        </a:prstGeom>
                        <a:solidFill>
                          <a:prstClr val="white"/>
                        </a:solidFill>
                        <a:ln>
                          <a:noFill/>
                        </a:ln>
                      </wps:spPr>
                      <wps:txbx>
                        <w:txbxContent>
                          <w:p w14:paraId="63E966B0" w14:textId="0D481E52" w:rsidR="0038022D" w:rsidRPr="0038022D" w:rsidRDefault="0038022D" w:rsidP="0038022D">
                            <w:pPr>
                              <w:pStyle w:val="Caption"/>
                              <w:rPr>
                                <w:rFonts w:ascii="Times New Roman" w:hAnsi="Times New Roman" w:cs="Times New Roman"/>
                                <w:i w:val="0"/>
                                <w:iCs w:val="0"/>
                                <w:noProof/>
                                <w:color w:val="auto"/>
                                <w:spacing w:val="-2"/>
                              </w:rPr>
                            </w:pPr>
                            <w:r w:rsidRPr="0038022D">
                              <w:rPr>
                                <w:rFonts w:ascii="Times New Roman" w:hAnsi="Times New Roman" w:cs="Times New Roman"/>
                                <w:i w:val="0"/>
                                <w:iCs w:val="0"/>
                                <w:color w:val="auto"/>
                              </w:rPr>
                              <w:t xml:space="preserve">Figure </w:t>
                            </w:r>
                            <w:r w:rsidRPr="0038022D">
                              <w:rPr>
                                <w:rFonts w:ascii="Times New Roman" w:hAnsi="Times New Roman" w:cs="Times New Roman"/>
                                <w:i w:val="0"/>
                                <w:iCs w:val="0"/>
                                <w:color w:val="auto"/>
                              </w:rPr>
                              <w:fldChar w:fldCharType="begin"/>
                            </w:r>
                            <w:r w:rsidRPr="0038022D">
                              <w:rPr>
                                <w:rFonts w:ascii="Times New Roman" w:hAnsi="Times New Roman" w:cs="Times New Roman"/>
                                <w:i w:val="0"/>
                                <w:iCs w:val="0"/>
                                <w:color w:val="auto"/>
                              </w:rPr>
                              <w:instrText xml:space="preserve"> SEQ Figure \* ARABIC </w:instrText>
                            </w:r>
                            <w:r w:rsidRPr="0038022D">
                              <w:rPr>
                                <w:rFonts w:ascii="Times New Roman" w:hAnsi="Times New Roman" w:cs="Times New Roman"/>
                                <w:i w:val="0"/>
                                <w:iCs w:val="0"/>
                                <w:color w:val="auto"/>
                              </w:rPr>
                              <w:fldChar w:fldCharType="separate"/>
                            </w:r>
                            <w:r w:rsidR="00F64218">
                              <w:rPr>
                                <w:rFonts w:ascii="Times New Roman" w:hAnsi="Times New Roman" w:cs="Times New Roman"/>
                                <w:i w:val="0"/>
                                <w:iCs w:val="0"/>
                                <w:noProof/>
                                <w:color w:val="auto"/>
                              </w:rPr>
                              <w:t>3</w:t>
                            </w:r>
                            <w:r w:rsidRPr="0038022D">
                              <w:rPr>
                                <w:rFonts w:ascii="Times New Roman" w:hAnsi="Times New Roman" w:cs="Times New Roman"/>
                                <w:i w:val="0"/>
                                <w:iCs w:val="0"/>
                                <w:color w:val="auto"/>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B8C512" id="Text Box 4" o:spid="_x0000_s1032" type="#_x0000_t202" style="position:absolute;left:0;text-align:left;margin-left:387pt;margin-top:12pt;width:57.75pt;height:11.25pt;z-index:2516807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" stroked="f">
                <v:textbox inset="0,0,0,0">
                  <w:txbxContent>
                    <w:p w14:paraId="63E966B0" w14:textId="0D481E52" w:rsidR="0038022D" w:rsidRPr="0038022D" w:rsidRDefault="0038022D" w:rsidP="0038022D">
                      <w:pPr>
                        <w:pStyle w:val="Caption"/>
                        <w:rPr>
                          <w:rFonts w:ascii="Times New Roman" w:hAnsi="Times New Roman" w:cs="Times New Roman"/>
                          <w:i w:val="0"/>
                          <w:iCs w:val="0"/>
                          <w:noProof/>
                          <w:color w:val="auto"/>
                          <w:spacing w:val="-2"/>
                        </w:rPr>
                      </w:pPr>
                      <w:r w:rsidRPr="0038022D">
                        <w:rPr>
                          <w:rFonts w:ascii="Times New Roman" w:hAnsi="Times New Roman" w:cs="Times New Roman"/>
                          <w:i w:val="0"/>
                          <w:iCs w:val="0"/>
                          <w:color w:val="auto"/>
                        </w:rPr>
                        <w:t xml:space="preserve">Figure </w:t>
                      </w:r>
                      <w:r w:rsidRPr="0038022D">
                        <w:rPr>
                          <w:rFonts w:ascii="Times New Roman" w:hAnsi="Times New Roman" w:cs="Times New Roman"/>
                          <w:i w:val="0"/>
                          <w:iCs w:val="0"/>
                          <w:color w:val="auto"/>
                        </w:rPr>
                        <w:fldChar w:fldCharType="begin"/>
                      </w:r>
                      <w:r w:rsidRPr="0038022D">
                        <w:rPr>
                          <w:rFonts w:ascii="Times New Roman" w:hAnsi="Times New Roman" w:cs="Times New Roman"/>
                          <w:i w:val="0"/>
                          <w:iCs w:val="0"/>
                          <w:color w:val="auto"/>
                        </w:rPr>
                        <w:instrText xml:space="preserve"> SEQ Figure \* ARABIC </w:instrText>
                      </w:r>
                      <w:r w:rsidRPr="0038022D">
                        <w:rPr>
                          <w:rFonts w:ascii="Times New Roman" w:hAnsi="Times New Roman" w:cs="Times New Roman"/>
                          <w:i w:val="0"/>
                          <w:iCs w:val="0"/>
                          <w:color w:val="auto"/>
                        </w:rPr>
                        <w:fldChar w:fldCharType="separate"/>
                      </w:r>
                      <w:r w:rsidR="00F64218">
                        <w:rPr>
                          <w:rFonts w:ascii="Times New Roman" w:hAnsi="Times New Roman" w:cs="Times New Roman"/>
                          <w:i w:val="0"/>
                          <w:iCs w:val="0"/>
                          <w:noProof/>
                          <w:color w:val="auto"/>
                        </w:rPr>
                        <w:t>3</w:t>
                      </w:r>
                      <w:r w:rsidRPr="0038022D">
                        <w:rPr>
                          <w:rFonts w:ascii="Times New Roman" w:hAnsi="Times New Roman" w:cs="Times New Roman"/>
                          <w:i w:val="0"/>
                          <w:iCs w:val="0"/>
                          <w:color w:val="auto"/>
                        </w:rPr>
                        <w:fldChar w:fldCharType="end"/>
                      </w:r>
                    </w:p>
                  </w:txbxContent>
                </v:textbox>
                <w10:wrap type="square" anchorx="page"/>
              </v:shape>
            </w:pict>
          </mc:Fallback>
        </mc:AlternateContent>
      </w:r>
      <w:r w:rsidR="00895441" w:rsidRPr="00236693">
        <w:rPr>
          <w:rFonts w:ascii="Times New Roman" w:hAnsi="Times New Roman" w:cs="Times New Roman"/>
          <w:b/>
          <w:bCs/>
          <w:noProof/>
          <w:spacing w:val="-2"/>
          <w:u w:val="single"/>
        </w:rPr>
        <w:drawing>
          <wp:anchor distT="0" distB="0" distL="114300" distR="114300" simplePos="0" relativeHeight="251678720" behindDoc="0" locked="0" layoutInCell="1" allowOverlap="1" wp14:anchorId="570E50BA" wp14:editId="58B9806C">
            <wp:simplePos x="0" y="0"/>
            <wp:positionH relativeFrom="margin">
              <wp:posOffset>1304925</wp:posOffset>
            </wp:positionH>
            <wp:positionV relativeFrom="margin">
              <wp:posOffset>2447925</wp:posOffset>
            </wp:positionV>
            <wp:extent cx="5774055" cy="2077085"/>
            <wp:effectExtent l="0" t="0" r="0" b="0"/>
            <wp:wrapSquare wrapText="bothSides"/>
            <wp:docPr id="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774055" cy="2077085"/>
                    </a:xfrm>
                    <a:prstGeom prst="rect">
                      <a:avLst/>
                    </a:prstGeom>
                  </pic:spPr>
                </pic:pic>
              </a:graphicData>
            </a:graphic>
            <wp14:sizeRelH relativeFrom="margin">
              <wp14:pctWidth>0</wp14:pctWidth>
            </wp14:sizeRelH>
            <wp14:sizeRelV relativeFrom="margin">
              <wp14:pctHeight>0</wp14:pctHeight>
            </wp14:sizeRelV>
          </wp:anchor>
        </w:drawing>
      </w:r>
      <w:r w:rsidR="00A70394" w:rsidRPr="00236693">
        <w:rPr>
          <w:rFonts w:ascii="Times New Roman" w:hAnsi="Times New Roman" w:cs="Times New Roman"/>
          <w:b/>
          <w:bCs/>
          <w:spacing w:val="-2"/>
          <w:u w:val="single"/>
        </w:rPr>
        <w:t>Purpose:</w:t>
      </w:r>
      <w:r w:rsidR="00A70394" w:rsidRPr="00DD768A">
        <w:rPr>
          <w:rFonts w:ascii="Times New Roman" w:hAnsi="Times New Roman" w:cs="Times New Roman"/>
          <w:spacing w:val="-2"/>
        </w:rPr>
        <w:t xml:space="preserve"> Study </w:t>
      </w:r>
      <w:r w:rsidR="00752E66">
        <w:rPr>
          <w:rFonts w:ascii="Times New Roman" w:hAnsi="Times New Roman" w:cs="Times New Roman"/>
          <w:spacing w:val="-2"/>
        </w:rPr>
        <w:t>2</w:t>
      </w:r>
      <w:r w:rsidR="000D4EB9" w:rsidRPr="00DD768A">
        <w:rPr>
          <w:rFonts w:ascii="Times New Roman" w:hAnsi="Times New Roman" w:cs="Times New Roman"/>
          <w:spacing w:val="-2"/>
        </w:rPr>
        <w:t xml:space="preserve"> </w:t>
      </w:r>
      <w:r w:rsidR="007D768C">
        <w:rPr>
          <w:rFonts w:ascii="Times New Roman" w:hAnsi="Times New Roman" w:cs="Times New Roman"/>
          <w:spacing w:val="-2"/>
        </w:rPr>
        <w:t xml:space="preserve">only </w:t>
      </w:r>
      <w:r w:rsidR="00A70394" w:rsidRPr="00DD768A">
        <w:rPr>
          <w:rFonts w:ascii="Times New Roman" w:hAnsi="Times New Roman" w:cs="Times New Roman"/>
          <w:spacing w:val="-2"/>
        </w:rPr>
        <w:t xml:space="preserve">indirectly tested whether associative learning </w:t>
      </w:r>
      <w:r w:rsidR="005C2DBC" w:rsidRPr="00DD768A">
        <w:rPr>
          <w:rFonts w:ascii="Times New Roman" w:hAnsi="Times New Roman" w:cs="Times New Roman"/>
          <w:spacing w:val="-2"/>
        </w:rPr>
        <w:t xml:space="preserve">underpinned </w:t>
      </w:r>
      <w:r w:rsidR="00A70394" w:rsidRPr="00DD768A">
        <w:rPr>
          <w:rFonts w:ascii="Times New Roman" w:hAnsi="Times New Roman" w:cs="Times New Roman"/>
          <w:spacing w:val="-2"/>
        </w:rPr>
        <w:t>infants' early</w:t>
      </w:r>
      <w:r w:rsidR="005C2DBC" w:rsidRPr="00DD768A">
        <w:rPr>
          <w:rFonts w:ascii="Times New Roman" w:hAnsi="Times New Roman" w:cs="Times New Roman"/>
          <w:spacing w:val="-2"/>
        </w:rPr>
        <w:t xml:space="preserve"> causal</w:t>
      </w:r>
      <w:r w:rsidR="00A70394" w:rsidRPr="00DD768A">
        <w:rPr>
          <w:rFonts w:ascii="Times New Roman" w:hAnsi="Times New Roman" w:cs="Times New Roman"/>
          <w:spacing w:val="-2"/>
        </w:rPr>
        <w:t xml:space="preserve"> knowledge about people and inanimate objects. To</w:t>
      </w:r>
      <w:ins w:id="52" w:author="Amy Needham" w:date="2022-09-26T14:34:00Z">
        <w:r w:rsidR="005F29C5">
          <w:rPr>
            <w:rFonts w:ascii="Times New Roman" w:hAnsi="Times New Roman" w:cs="Times New Roman"/>
            <w:spacing w:val="-2"/>
          </w:rPr>
          <w:t xml:space="preserve"> directly</w:t>
        </w:r>
      </w:ins>
      <w:r w:rsidR="00A70394" w:rsidRPr="00DD768A">
        <w:rPr>
          <w:rFonts w:ascii="Times New Roman" w:hAnsi="Times New Roman" w:cs="Times New Roman"/>
          <w:spacing w:val="-2"/>
        </w:rPr>
        <w:t xml:space="preserve"> address</w:t>
      </w:r>
      <w:r w:rsidR="007D768C">
        <w:rPr>
          <w:rFonts w:ascii="Times New Roman" w:hAnsi="Times New Roman" w:cs="Times New Roman"/>
          <w:spacing w:val="-2"/>
        </w:rPr>
        <w:t xml:space="preserve"> </w:t>
      </w:r>
      <w:del w:id="53" w:author="Amy Needham" w:date="2022-09-26T14:34:00Z">
        <w:r w:rsidR="007D768C" w:rsidDel="005F29C5">
          <w:rPr>
            <w:rFonts w:ascii="Times New Roman" w:hAnsi="Times New Roman" w:cs="Times New Roman"/>
            <w:spacing w:val="-2"/>
          </w:rPr>
          <w:delText>directly</w:delText>
        </w:r>
        <w:r w:rsidR="00A70394" w:rsidRPr="00DD768A" w:rsidDel="005F29C5">
          <w:rPr>
            <w:rFonts w:ascii="Times New Roman" w:hAnsi="Times New Roman" w:cs="Times New Roman"/>
            <w:spacing w:val="-2"/>
          </w:rPr>
          <w:delText xml:space="preserve"> </w:delText>
        </w:r>
      </w:del>
      <w:ins w:id="54" w:author="Amy Needham" w:date="2022-09-26T14:34:00Z">
        <w:r w:rsidR="005F29C5" w:rsidRPr="00DD768A">
          <w:rPr>
            <w:rFonts w:ascii="Times New Roman" w:hAnsi="Times New Roman" w:cs="Times New Roman"/>
            <w:spacing w:val="-2"/>
          </w:rPr>
          <w:t xml:space="preserve"> </w:t>
        </w:r>
      </w:ins>
      <w:r w:rsidR="00A70394" w:rsidRPr="00DD768A">
        <w:rPr>
          <w:rFonts w:ascii="Times New Roman" w:hAnsi="Times New Roman" w:cs="Times New Roman"/>
          <w:spacing w:val="-2"/>
        </w:rPr>
        <w:t>this issue, I will instantiate</w:t>
      </w:r>
      <w:r w:rsidR="007D768C">
        <w:rPr>
          <w:rFonts w:ascii="Times New Roman" w:hAnsi="Times New Roman" w:cs="Times New Roman"/>
          <w:spacing w:val="-2"/>
        </w:rPr>
        <w:t xml:space="preserve"> my associative learning account for how infants learn about the causal properties of people and inanimate object</w:t>
      </w:r>
      <w:ins w:id="55" w:author="Amy Needham" w:date="2022-09-26T14:34:00Z">
        <w:r w:rsidR="005F29C5">
          <w:rPr>
            <w:rFonts w:ascii="Times New Roman" w:hAnsi="Times New Roman" w:cs="Times New Roman"/>
            <w:spacing w:val="-2"/>
          </w:rPr>
          <w:t>s</w:t>
        </w:r>
      </w:ins>
      <w:r w:rsidR="00A70394" w:rsidRPr="00DD768A">
        <w:rPr>
          <w:rFonts w:ascii="Times New Roman" w:hAnsi="Times New Roman" w:cs="Times New Roman"/>
          <w:spacing w:val="-2"/>
        </w:rPr>
        <w:t xml:space="preserve"> in a</w:t>
      </w:r>
      <w:r w:rsidR="007B54EE" w:rsidRPr="00DD768A">
        <w:rPr>
          <w:rFonts w:ascii="Times New Roman" w:hAnsi="Times New Roman" w:cs="Times New Roman"/>
          <w:spacing w:val="-2"/>
        </w:rPr>
        <w:t>n artificial neural network</w:t>
      </w:r>
      <w:r w:rsidR="00A70394" w:rsidRPr="00DD768A">
        <w:rPr>
          <w:rFonts w:ascii="Times New Roman" w:hAnsi="Times New Roman" w:cs="Times New Roman"/>
          <w:spacing w:val="-2"/>
        </w:rPr>
        <w:t xml:space="preserve">. The goal of the computational model is </w:t>
      </w:r>
      <w:r w:rsidR="007B54EE" w:rsidRPr="00DD768A">
        <w:rPr>
          <w:rFonts w:ascii="Times New Roman" w:hAnsi="Times New Roman" w:cs="Times New Roman"/>
          <w:spacing w:val="-2"/>
        </w:rPr>
        <w:t>twofold</w:t>
      </w:r>
      <w:r w:rsidR="00A70394" w:rsidRPr="00DD768A">
        <w:rPr>
          <w:rFonts w:ascii="Times New Roman" w:hAnsi="Times New Roman" w:cs="Times New Roman"/>
          <w:spacing w:val="-2"/>
        </w:rPr>
        <w:t xml:space="preserve">. First, it is designed to account for infants' looking behavior in Study 1. Second, the model </w:t>
      </w:r>
      <w:r w:rsidR="0096686F">
        <w:rPr>
          <w:rFonts w:ascii="Times New Roman" w:hAnsi="Times New Roman" w:cs="Times New Roman"/>
          <w:spacing w:val="-2"/>
        </w:rPr>
        <w:t xml:space="preserve">that is </w:t>
      </w:r>
      <w:r w:rsidR="00A70394" w:rsidRPr="00DD768A">
        <w:rPr>
          <w:rFonts w:ascii="Times New Roman" w:hAnsi="Times New Roman" w:cs="Times New Roman"/>
          <w:spacing w:val="-2"/>
        </w:rPr>
        <w:t>used to simulate infants' looking responses in Study 1 will be used</w:t>
      </w:r>
      <w:r w:rsidR="0096686F">
        <w:rPr>
          <w:rFonts w:ascii="Times New Roman" w:hAnsi="Times New Roman" w:cs="Times New Roman"/>
          <w:spacing w:val="-2"/>
        </w:rPr>
        <w:t xml:space="preserve"> subsequently</w:t>
      </w:r>
      <w:r w:rsidR="00A70394" w:rsidRPr="00DD768A">
        <w:rPr>
          <w:rFonts w:ascii="Times New Roman" w:hAnsi="Times New Roman" w:cs="Times New Roman"/>
          <w:spacing w:val="-2"/>
        </w:rPr>
        <w:t xml:space="preserve"> to predict infants' responses in Study 2. </w:t>
      </w:r>
    </w:p>
    <w:p w14:paraId="1D541B4B" w14:textId="522C7A29" w:rsidR="00A60FBB" w:rsidRPr="00DD768A" w:rsidRDefault="009F6864" w:rsidP="00895441">
      <w:pPr>
        <w:spacing w:line="240" w:lineRule="exact"/>
        <w:ind w:firstLine="720"/>
        <w:contextualSpacing/>
        <w:jc w:val="both"/>
        <w:rPr>
          <w:rFonts w:ascii="Times New Roman" w:hAnsi="Times New Roman" w:cs="Times New Roman"/>
          <w:spacing w:val="-2"/>
        </w:rPr>
      </w:pPr>
      <w:r w:rsidRPr="00DD768A">
        <w:rPr>
          <w:rFonts w:ascii="Times New Roman" w:hAnsi="Times New Roman" w:cs="Times New Roman"/>
          <w:spacing w:val="-2"/>
        </w:rPr>
        <w:t xml:space="preserve"> </w:t>
      </w:r>
      <w:r w:rsidR="00FB085C" w:rsidRPr="00DD768A">
        <w:rPr>
          <w:rFonts w:ascii="Times New Roman" w:hAnsi="Times New Roman" w:cs="Times New Roman"/>
          <w:spacing w:val="-2"/>
        </w:rPr>
        <w:t>Artificial neural networks</w:t>
      </w:r>
      <w:r w:rsidR="00A70394" w:rsidRPr="00DD768A">
        <w:rPr>
          <w:rFonts w:ascii="Times New Roman" w:hAnsi="Times New Roman" w:cs="Times New Roman"/>
          <w:spacing w:val="-2"/>
        </w:rPr>
        <w:t xml:space="preserve"> are computer programs that consist of simple, neuron-like processing units. </w:t>
      </w:r>
      <w:r w:rsidR="0096686F">
        <w:rPr>
          <w:rFonts w:ascii="Times New Roman" w:hAnsi="Times New Roman" w:cs="Times New Roman"/>
          <w:spacing w:val="-2"/>
        </w:rPr>
        <w:t>Typically, these</w:t>
      </w:r>
      <w:r w:rsidR="00A70394" w:rsidRPr="00DD768A">
        <w:rPr>
          <w:rFonts w:ascii="Times New Roman" w:hAnsi="Times New Roman" w:cs="Times New Roman"/>
          <w:spacing w:val="-2"/>
        </w:rPr>
        <w:t xml:space="preserve"> networks are organized into distinct layers. </w:t>
      </w:r>
      <w:r w:rsidR="0096686F">
        <w:rPr>
          <w:rFonts w:ascii="Times New Roman" w:hAnsi="Times New Roman" w:cs="Times New Roman"/>
          <w:spacing w:val="-2"/>
        </w:rPr>
        <w:t>The</w:t>
      </w:r>
      <w:r w:rsidR="00A70394" w:rsidRPr="00DD768A">
        <w:rPr>
          <w:rFonts w:ascii="Times New Roman" w:hAnsi="Times New Roman" w:cs="Times New Roman"/>
          <w:spacing w:val="-2"/>
        </w:rPr>
        <w:t xml:space="preserve"> bottom layer </w:t>
      </w:r>
      <w:r w:rsidR="005557D3" w:rsidRPr="00DD768A">
        <w:rPr>
          <w:rFonts w:ascii="Times New Roman" w:hAnsi="Times New Roman" w:cs="Times New Roman"/>
          <w:spacing w:val="-2"/>
        </w:rPr>
        <w:t xml:space="preserve">is </w:t>
      </w:r>
      <w:r w:rsidR="00A70394" w:rsidRPr="00DD768A">
        <w:rPr>
          <w:rFonts w:ascii="Times New Roman" w:hAnsi="Times New Roman" w:cs="Times New Roman"/>
          <w:spacing w:val="-2"/>
        </w:rPr>
        <w:t xml:space="preserve">the input layer, the middle layer </w:t>
      </w:r>
      <w:r w:rsidR="005557D3" w:rsidRPr="00DD768A">
        <w:rPr>
          <w:rFonts w:ascii="Times New Roman" w:hAnsi="Times New Roman" w:cs="Times New Roman"/>
          <w:spacing w:val="-2"/>
        </w:rPr>
        <w:t xml:space="preserve">is </w:t>
      </w:r>
      <w:r w:rsidR="00A70394" w:rsidRPr="00DD768A">
        <w:rPr>
          <w:rFonts w:ascii="Times New Roman" w:hAnsi="Times New Roman" w:cs="Times New Roman"/>
          <w:spacing w:val="-2"/>
        </w:rPr>
        <w:t xml:space="preserve">the hidden layer, and the top layer </w:t>
      </w:r>
      <w:r w:rsidR="005557D3" w:rsidRPr="00DD768A">
        <w:rPr>
          <w:rFonts w:ascii="Times New Roman" w:hAnsi="Times New Roman" w:cs="Times New Roman"/>
          <w:spacing w:val="-2"/>
        </w:rPr>
        <w:t xml:space="preserve">is </w:t>
      </w:r>
      <w:r w:rsidR="00A70394" w:rsidRPr="00DD768A">
        <w:rPr>
          <w:rFonts w:ascii="Times New Roman" w:hAnsi="Times New Roman" w:cs="Times New Roman"/>
          <w:spacing w:val="-2"/>
        </w:rPr>
        <w:t>the output layer</w:t>
      </w:r>
      <w:r w:rsidR="0096686F">
        <w:rPr>
          <w:rFonts w:ascii="Times New Roman" w:hAnsi="Times New Roman" w:cs="Times New Roman"/>
          <w:spacing w:val="-2"/>
        </w:rPr>
        <w:t>, a</w:t>
      </w:r>
      <w:r w:rsidR="00752E66">
        <w:rPr>
          <w:rFonts w:ascii="Times New Roman" w:hAnsi="Times New Roman" w:cs="Times New Roman"/>
          <w:spacing w:val="-2"/>
        </w:rPr>
        <w:t>n</w:t>
      </w:r>
      <w:r w:rsidR="0096686F">
        <w:rPr>
          <w:rFonts w:ascii="Times New Roman" w:hAnsi="Times New Roman" w:cs="Times New Roman"/>
          <w:spacing w:val="-2"/>
        </w:rPr>
        <w:t>d each layer is connected to the layer immediately below and above it via a set of “weights”</w:t>
      </w:r>
      <w:r w:rsidR="00E8472F" w:rsidRPr="00DD768A">
        <w:rPr>
          <w:rFonts w:ascii="Times New Roman" w:hAnsi="Times New Roman" w:cs="Times New Roman"/>
          <w:spacing w:val="-2"/>
        </w:rPr>
        <w:t>.</w:t>
      </w:r>
      <w:r w:rsidR="00573D46" w:rsidRPr="00DD768A">
        <w:rPr>
          <w:rFonts w:ascii="Times New Roman" w:hAnsi="Times New Roman" w:cs="Times New Roman"/>
          <w:spacing w:val="-2"/>
        </w:rPr>
        <w:t xml:space="preserve"> </w:t>
      </w:r>
      <w:r w:rsidR="00A70394" w:rsidRPr="00DD768A">
        <w:rPr>
          <w:rFonts w:ascii="Times New Roman" w:hAnsi="Times New Roman" w:cs="Times New Roman"/>
          <w:spacing w:val="-2"/>
        </w:rPr>
        <w:t xml:space="preserve"> </w:t>
      </w:r>
      <w:r w:rsidR="00E8472F" w:rsidRPr="00DD768A">
        <w:rPr>
          <w:rFonts w:ascii="Times New Roman" w:hAnsi="Times New Roman" w:cs="Times New Roman"/>
          <w:spacing w:val="-2"/>
        </w:rPr>
        <w:t>Artificial neural networks</w:t>
      </w:r>
      <w:r w:rsidR="00A70394" w:rsidRPr="00DD768A">
        <w:rPr>
          <w:rFonts w:ascii="Times New Roman" w:hAnsi="Times New Roman" w:cs="Times New Roman"/>
          <w:spacing w:val="-2"/>
        </w:rPr>
        <w:t xml:space="preserve"> learn to solve tasks</w:t>
      </w:r>
      <w:r w:rsidR="00FB085C" w:rsidRPr="00DD768A">
        <w:rPr>
          <w:rFonts w:ascii="Times New Roman" w:hAnsi="Times New Roman" w:cs="Times New Roman"/>
          <w:spacing w:val="-2"/>
        </w:rPr>
        <w:t>—that is, to produce some desired output given some input—</w:t>
      </w:r>
      <w:r w:rsidR="00A70394" w:rsidRPr="00DD768A">
        <w:rPr>
          <w:rFonts w:ascii="Times New Roman" w:hAnsi="Times New Roman" w:cs="Times New Roman"/>
          <w:spacing w:val="-2"/>
        </w:rPr>
        <w:t>by finding the</w:t>
      </w:r>
      <w:r w:rsidR="00FB085C" w:rsidRPr="00DD768A">
        <w:rPr>
          <w:rFonts w:ascii="Times New Roman" w:hAnsi="Times New Roman" w:cs="Times New Roman"/>
          <w:spacing w:val="-2"/>
        </w:rPr>
        <w:t xml:space="preserve"> right</w:t>
      </w:r>
      <w:r w:rsidR="00A70394" w:rsidRPr="00DD768A">
        <w:rPr>
          <w:rFonts w:ascii="Times New Roman" w:hAnsi="Times New Roman" w:cs="Times New Roman"/>
          <w:spacing w:val="-2"/>
        </w:rPr>
        <w:t xml:space="preserve"> configuration of weights</w:t>
      </w:r>
      <w:r w:rsidR="00E64AB4" w:rsidRPr="00DD768A">
        <w:rPr>
          <w:rFonts w:ascii="Times New Roman" w:hAnsi="Times New Roman" w:cs="Times New Roman"/>
          <w:spacing w:val="-2"/>
        </w:rPr>
        <w:t xml:space="preserve"> via a</w:t>
      </w:r>
      <w:r w:rsidR="0096686F">
        <w:rPr>
          <w:rFonts w:ascii="Times New Roman" w:hAnsi="Times New Roman" w:cs="Times New Roman"/>
          <w:spacing w:val="-2"/>
        </w:rPr>
        <w:t>n internal</w:t>
      </w:r>
      <w:r w:rsidR="00E64AB4" w:rsidRPr="00DD768A">
        <w:rPr>
          <w:rFonts w:ascii="Times New Roman" w:hAnsi="Times New Roman" w:cs="Times New Roman"/>
          <w:spacing w:val="-2"/>
        </w:rPr>
        <w:t xml:space="preserve"> learning procedure</w:t>
      </w:r>
      <w:r w:rsidR="00A70394" w:rsidRPr="00DD768A">
        <w:rPr>
          <w:rFonts w:ascii="Times New Roman" w:hAnsi="Times New Roman" w:cs="Times New Roman"/>
          <w:spacing w:val="-2"/>
        </w:rPr>
        <w:t xml:space="preserve">. These models are ideal for simulating cognitive development because they make minimal assumptions about the starting state of the infant (e.g., Benton &amp; Rakison, 2018; Yermolayeva &amp; Rakison, 2016) and </w:t>
      </w:r>
      <w:r w:rsidR="002A7DCA">
        <w:rPr>
          <w:rFonts w:ascii="Times New Roman" w:hAnsi="Times New Roman" w:cs="Times New Roman"/>
          <w:spacing w:val="-2"/>
        </w:rPr>
        <w:t>because these systems are fundamentally associative-learning devices, which is a key tenet of the theoretical account outlined at the beginning</w:t>
      </w:r>
      <w:r w:rsidR="00752E66">
        <w:rPr>
          <w:rFonts w:ascii="Times New Roman" w:hAnsi="Times New Roman" w:cs="Times New Roman"/>
          <w:spacing w:val="-2"/>
        </w:rPr>
        <w:t xml:space="preserve"> of this document</w:t>
      </w:r>
      <w:r w:rsidR="002A7DCA">
        <w:rPr>
          <w:rFonts w:ascii="Times New Roman" w:hAnsi="Times New Roman" w:cs="Times New Roman"/>
          <w:spacing w:val="-2"/>
        </w:rPr>
        <w:t>.</w:t>
      </w:r>
      <w:r w:rsidR="00515EFC" w:rsidRPr="00DD768A">
        <w:rPr>
          <w:rFonts w:ascii="Times New Roman" w:hAnsi="Times New Roman" w:cs="Times New Roman"/>
          <w:spacing w:val="-2"/>
        </w:rPr>
        <w:t xml:space="preserve"> </w:t>
      </w:r>
    </w:p>
    <w:p w14:paraId="55B4B9AC" w14:textId="231C7D48" w:rsidR="00BC043A" w:rsidRPr="00DD768A" w:rsidRDefault="00F55603" w:rsidP="007036EF">
      <w:pPr>
        <w:spacing w:line="240" w:lineRule="exact"/>
        <w:contextualSpacing/>
        <w:jc w:val="both"/>
        <w:rPr>
          <w:rFonts w:ascii="Times New Roman" w:hAnsi="Times New Roman" w:cs="Times New Roman"/>
          <w:spacing w:val="-2"/>
        </w:rPr>
      </w:pPr>
      <w:r w:rsidRPr="00236693">
        <w:rPr>
          <w:b/>
          <w:bCs/>
          <w:noProof/>
        </w:rPr>
        <mc:AlternateContent>
          <mc:Choice Requires="wps">
            <w:drawing>
              <wp:anchor distT="0" distB="0" distL="114300" distR="114300" simplePos="0" relativeHeight="251682816" behindDoc="0" locked="0" layoutInCell="1" allowOverlap="1" wp14:anchorId="4D98E3CD" wp14:editId="01555279">
                <wp:simplePos x="0" y="0"/>
                <wp:positionH relativeFrom="column">
                  <wp:posOffset>4648200</wp:posOffset>
                </wp:positionH>
                <wp:positionV relativeFrom="paragraph">
                  <wp:posOffset>1790700</wp:posOffset>
                </wp:positionV>
                <wp:extent cx="600075" cy="171450"/>
                <wp:effectExtent l="0" t="0" r="9525" b="0"/>
                <wp:wrapSquare wrapText="bothSides"/>
                <wp:docPr id="5" name="Text Box 5"/>
                <wp:cNvGraphicFramePr/>
                <a:graphic xmlns:a="http://schemas.openxmlformats.org/drawingml/2006/main">
                  <a:graphicData uri="http://schemas.microsoft.com/office/word/2010/wordprocessingShape">
                    <wps:wsp>
                      <wps:cNvSpPr txBox="1"/>
                      <wps:spPr>
                        <a:xfrm>
                          <a:off x="0" y="0"/>
                          <a:ext cx="600075" cy="171450"/>
                        </a:xfrm>
                        <a:prstGeom prst="rect">
                          <a:avLst/>
                        </a:prstGeom>
                        <a:solidFill>
                          <a:prstClr val="white"/>
                        </a:solidFill>
                        <a:ln>
                          <a:noFill/>
                        </a:ln>
                      </wps:spPr>
                      <wps:txbx>
                        <w:txbxContent>
                          <w:p w14:paraId="67926EB1" w14:textId="78DFBBC7" w:rsidR="00F55603" w:rsidRPr="00F55603" w:rsidRDefault="00F55603" w:rsidP="00F55603">
                            <w:pPr>
                              <w:pStyle w:val="Caption"/>
                              <w:rPr>
                                <w:rFonts w:ascii="Times New Roman" w:hAnsi="Times New Roman" w:cs="Times New Roman"/>
                                <w:i w:val="0"/>
                                <w:iCs w:val="0"/>
                                <w:noProof/>
                                <w:color w:val="auto"/>
                                <w:spacing w:val="-2"/>
                                <w:u w:val="single"/>
                              </w:rPr>
                            </w:pPr>
                            <w:r w:rsidRPr="00F55603">
                              <w:rPr>
                                <w:rFonts w:ascii="Times New Roman" w:hAnsi="Times New Roman" w:cs="Times New Roman"/>
                                <w:i w:val="0"/>
                                <w:iCs w:val="0"/>
                                <w:color w:val="auto"/>
                              </w:rPr>
                              <w:t xml:space="preserve">Table </w:t>
                            </w:r>
                            <w:r w:rsidRPr="00F55603">
                              <w:rPr>
                                <w:rFonts w:ascii="Times New Roman" w:hAnsi="Times New Roman" w:cs="Times New Roman"/>
                                <w:i w:val="0"/>
                                <w:iCs w:val="0"/>
                                <w:color w:val="auto"/>
                              </w:rPr>
                              <w:fldChar w:fldCharType="begin"/>
                            </w:r>
                            <w:r w:rsidRPr="00F55603">
                              <w:rPr>
                                <w:rFonts w:ascii="Times New Roman" w:hAnsi="Times New Roman" w:cs="Times New Roman"/>
                                <w:i w:val="0"/>
                                <w:iCs w:val="0"/>
                                <w:color w:val="auto"/>
                              </w:rPr>
                              <w:instrText xml:space="preserve"> SEQ Table \* ARABIC </w:instrText>
                            </w:r>
                            <w:r w:rsidRPr="00F55603">
                              <w:rPr>
                                <w:rFonts w:ascii="Times New Roman" w:hAnsi="Times New Roman" w:cs="Times New Roman"/>
                                <w:i w:val="0"/>
                                <w:iCs w:val="0"/>
                                <w:color w:val="auto"/>
                              </w:rPr>
                              <w:fldChar w:fldCharType="separate"/>
                            </w:r>
                            <w:r w:rsidR="00F64218">
                              <w:rPr>
                                <w:rFonts w:ascii="Times New Roman" w:hAnsi="Times New Roman" w:cs="Times New Roman"/>
                                <w:i w:val="0"/>
                                <w:iCs w:val="0"/>
                                <w:noProof/>
                                <w:color w:val="auto"/>
                              </w:rPr>
                              <w:t>1</w:t>
                            </w:r>
                            <w:r w:rsidRPr="00F55603">
                              <w:rPr>
                                <w:rFonts w:ascii="Times New Roman" w:hAnsi="Times New Roman" w:cs="Times New Roman"/>
                                <w:i w:val="0"/>
                                <w:iCs w:val="0"/>
                                <w:color w:val="auto"/>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98E3CD" id="Text Box 5" o:spid="_x0000_s1033" type="#_x0000_t202" style="position:absolute;left:0;text-align:left;margin-left:366pt;margin-top:141pt;width:47.25pt;height:13.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" stroked="f">
                <v:textbox inset="0,0,0,0">
                  <w:txbxContent>
                    <w:p w14:paraId="67926EB1" w14:textId="78DFBBC7" w:rsidR="00F55603" w:rsidRPr="00F55603" w:rsidRDefault="00F55603" w:rsidP="00F55603">
                      <w:pPr>
                        <w:pStyle w:val="Caption"/>
                        <w:rPr>
                          <w:rFonts w:ascii="Times New Roman" w:hAnsi="Times New Roman" w:cs="Times New Roman"/>
                          <w:i w:val="0"/>
                          <w:iCs w:val="0"/>
                          <w:noProof/>
                          <w:color w:val="auto"/>
                          <w:spacing w:val="-2"/>
                          <w:u w:val="single"/>
                        </w:rPr>
                      </w:pPr>
                      <w:r w:rsidRPr="00F55603">
                        <w:rPr>
                          <w:rFonts w:ascii="Times New Roman" w:hAnsi="Times New Roman" w:cs="Times New Roman"/>
                          <w:i w:val="0"/>
                          <w:iCs w:val="0"/>
                          <w:color w:val="auto"/>
                        </w:rPr>
                        <w:t xml:space="preserve">Table </w:t>
                      </w:r>
                      <w:r w:rsidRPr="00F55603">
                        <w:rPr>
                          <w:rFonts w:ascii="Times New Roman" w:hAnsi="Times New Roman" w:cs="Times New Roman"/>
                          <w:i w:val="0"/>
                          <w:iCs w:val="0"/>
                          <w:color w:val="auto"/>
                        </w:rPr>
                        <w:fldChar w:fldCharType="begin"/>
                      </w:r>
                      <w:r w:rsidRPr="00F55603">
                        <w:rPr>
                          <w:rFonts w:ascii="Times New Roman" w:hAnsi="Times New Roman" w:cs="Times New Roman"/>
                          <w:i w:val="0"/>
                          <w:iCs w:val="0"/>
                          <w:color w:val="auto"/>
                        </w:rPr>
                        <w:instrText xml:space="preserve"> SEQ Table \* ARABIC </w:instrText>
                      </w:r>
                      <w:r w:rsidRPr="00F55603">
                        <w:rPr>
                          <w:rFonts w:ascii="Times New Roman" w:hAnsi="Times New Roman" w:cs="Times New Roman"/>
                          <w:i w:val="0"/>
                          <w:iCs w:val="0"/>
                          <w:color w:val="auto"/>
                        </w:rPr>
                        <w:fldChar w:fldCharType="separate"/>
                      </w:r>
                      <w:r w:rsidR="00F64218">
                        <w:rPr>
                          <w:rFonts w:ascii="Times New Roman" w:hAnsi="Times New Roman" w:cs="Times New Roman"/>
                          <w:i w:val="0"/>
                          <w:iCs w:val="0"/>
                          <w:noProof/>
                          <w:color w:val="auto"/>
                        </w:rPr>
                        <w:t>1</w:t>
                      </w:r>
                      <w:r w:rsidRPr="00F55603">
                        <w:rPr>
                          <w:rFonts w:ascii="Times New Roman" w:hAnsi="Times New Roman" w:cs="Times New Roman"/>
                          <w:i w:val="0"/>
                          <w:iCs w:val="0"/>
                          <w:color w:val="auto"/>
                        </w:rPr>
                        <w:fldChar w:fldCharType="end"/>
                      </w:r>
                    </w:p>
                  </w:txbxContent>
                </v:textbox>
                <w10:wrap type="square"/>
              </v:shape>
            </w:pict>
          </mc:Fallback>
        </mc:AlternateContent>
      </w:r>
      <w:r w:rsidR="00895441" w:rsidRPr="00236693">
        <w:rPr>
          <w:rFonts w:ascii="Times New Roman" w:hAnsi="Times New Roman" w:cs="Times New Roman"/>
          <w:b/>
          <w:bCs/>
          <w:noProof/>
          <w:spacing w:val="-2"/>
          <w:u w:val="single"/>
        </w:rPr>
        <w:drawing>
          <wp:anchor distT="0" distB="0" distL="114300" distR="114300" simplePos="0" relativeHeight="251677696" behindDoc="0" locked="0" layoutInCell="1" allowOverlap="1" wp14:anchorId="144746C8" wp14:editId="0CF72A8E">
            <wp:simplePos x="0" y="0"/>
            <wp:positionH relativeFrom="margin">
              <wp:posOffset>2776220</wp:posOffset>
            </wp:positionH>
            <wp:positionV relativeFrom="margin">
              <wp:posOffset>6133465</wp:posOffset>
            </wp:positionV>
            <wp:extent cx="4043680" cy="1819275"/>
            <wp:effectExtent l="0" t="0" r="0" b="9525"/>
            <wp:wrapSquare wrapText="bothSides"/>
            <wp:docPr id="22" name="Picture 22"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Table&#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4043680" cy="1819275"/>
                    </a:xfrm>
                    <a:prstGeom prst="rect">
                      <a:avLst/>
                    </a:prstGeom>
                  </pic:spPr>
                </pic:pic>
              </a:graphicData>
            </a:graphic>
            <wp14:sizeRelH relativeFrom="margin">
              <wp14:pctWidth>0</wp14:pctWidth>
            </wp14:sizeRelH>
            <wp14:sizeRelV relativeFrom="margin">
              <wp14:pctHeight>0</wp14:pctHeight>
            </wp14:sizeRelV>
          </wp:anchor>
        </w:drawing>
      </w:r>
      <w:r w:rsidR="00A70394" w:rsidRPr="00236693">
        <w:rPr>
          <w:rFonts w:ascii="Times New Roman" w:hAnsi="Times New Roman" w:cs="Times New Roman"/>
          <w:b/>
          <w:bCs/>
          <w:spacing w:val="-2"/>
          <w:u w:val="single"/>
        </w:rPr>
        <w:t>Design.</w:t>
      </w:r>
      <w:r w:rsidR="00A70394" w:rsidRPr="00DD768A">
        <w:rPr>
          <w:rFonts w:ascii="Times New Roman" w:hAnsi="Times New Roman" w:cs="Times New Roman"/>
          <w:spacing w:val="-2"/>
        </w:rPr>
        <w:t xml:space="preserve"> The stimuli, training events, test events, and experimental conditions for this study will be modeled after Study 1 and then extended to model Study 2. The network </w:t>
      </w:r>
      <w:r w:rsidR="00E33D0E" w:rsidRPr="00DD768A">
        <w:rPr>
          <w:rFonts w:ascii="Times New Roman" w:hAnsi="Times New Roman" w:cs="Times New Roman"/>
          <w:spacing w:val="-2"/>
        </w:rPr>
        <w:t>will be a</w:t>
      </w:r>
      <w:r w:rsidR="00020755" w:rsidRPr="00DD768A">
        <w:rPr>
          <w:rFonts w:ascii="Times New Roman" w:hAnsi="Times New Roman" w:cs="Times New Roman"/>
          <w:spacing w:val="-2"/>
        </w:rPr>
        <w:t xml:space="preserve"> standard three-layer network</w:t>
      </w:r>
      <w:r w:rsidR="00752E66">
        <w:rPr>
          <w:rFonts w:ascii="Times New Roman" w:hAnsi="Times New Roman" w:cs="Times New Roman"/>
          <w:spacing w:val="-2"/>
        </w:rPr>
        <w:t xml:space="preserve"> (Figure 3)</w:t>
      </w:r>
      <w:r w:rsidR="00A70394" w:rsidRPr="00DD768A">
        <w:rPr>
          <w:rFonts w:ascii="Times New Roman" w:hAnsi="Times New Roman" w:cs="Times New Roman"/>
          <w:spacing w:val="-2"/>
        </w:rPr>
        <w:t>.</w:t>
      </w:r>
      <w:r w:rsidR="006D489F" w:rsidRPr="00DD768A">
        <w:rPr>
          <w:rFonts w:ascii="Times New Roman" w:hAnsi="Times New Roman" w:cs="Times New Roman"/>
          <w:spacing w:val="-2"/>
        </w:rPr>
        <w:t xml:space="preserve"> I have used </w:t>
      </w:r>
      <w:r w:rsidR="00020755" w:rsidRPr="00DD768A">
        <w:rPr>
          <w:rFonts w:ascii="Times New Roman" w:hAnsi="Times New Roman" w:cs="Times New Roman"/>
          <w:spacing w:val="-2"/>
        </w:rPr>
        <w:t>these kinds of networks</w:t>
      </w:r>
      <w:r w:rsidR="003479F2" w:rsidRPr="00DD768A">
        <w:rPr>
          <w:rFonts w:ascii="Times New Roman" w:hAnsi="Times New Roman" w:cs="Times New Roman"/>
          <w:spacing w:val="-2"/>
        </w:rPr>
        <w:t xml:space="preserve"> successfully</w:t>
      </w:r>
      <w:r w:rsidR="00020755" w:rsidRPr="00DD768A">
        <w:rPr>
          <w:rFonts w:ascii="Times New Roman" w:hAnsi="Times New Roman" w:cs="Times New Roman"/>
          <w:spacing w:val="-2"/>
        </w:rPr>
        <w:t xml:space="preserve"> in</w:t>
      </w:r>
      <w:r w:rsidR="006D489F" w:rsidRPr="00DD768A">
        <w:rPr>
          <w:rFonts w:ascii="Times New Roman" w:hAnsi="Times New Roman" w:cs="Times New Roman"/>
          <w:spacing w:val="-2"/>
        </w:rPr>
        <w:t xml:space="preserve"> previous published studies (e.g., Benton &amp; </w:t>
      </w:r>
      <w:proofErr w:type="spellStart"/>
      <w:r w:rsidR="006D489F" w:rsidRPr="00DD768A">
        <w:rPr>
          <w:rFonts w:ascii="Times New Roman" w:hAnsi="Times New Roman" w:cs="Times New Roman"/>
          <w:spacing w:val="-2"/>
        </w:rPr>
        <w:t>Lapan</w:t>
      </w:r>
      <w:proofErr w:type="spellEnd"/>
      <w:r w:rsidR="006D489F" w:rsidRPr="00DD768A">
        <w:rPr>
          <w:rFonts w:ascii="Times New Roman" w:hAnsi="Times New Roman" w:cs="Times New Roman"/>
          <w:spacing w:val="-2"/>
        </w:rPr>
        <w:t xml:space="preserve">, 2022; Benton, </w:t>
      </w:r>
      <w:proofErr w:type="spellStart"/>
      <w:r w:rsidR="006D489F" w:rsidRPr="00DD768A">
        <w:rPr>
          <w:rFonts w:ascii="Times New Roman" w:hAnsi="Times New Roman" w:cs="Times New Roman"/>
          <w:spacing w:val="-2"/>
        </w:rPr>
        <w:t>Rakison</w:t>
      </w:r>
      <w:proofErr w:type="spellEnd"/>
      <w:r w:rsidR="006D489F" w:rsidRPr="00DD768A">
        <w:rPr>
          <w:rFonts w:ascii="Times New Roman" w:hAnsi="Times New Roman" w:cs="Times New Roman"/>
          <w:spacing w:val="-2"/>
        </w:rPr>
        <w:t>, &amp; Sobel, 2021; Rakison &amp; Benton, 2019)</w:t>
      </w:r>
      <w:r w:rsidR="00B66D8F" w:rsidRPr="00DD768A">
        <w:rPr>
          <w:rFonts w:ascii="Times New Roman" w:hAnsi="Times New Roman" w:cs="Times New Roman"/>
          <w:spacing w:val="-2"/>
        </w:rPr>
        <w:t xml:space="preserve"> and have written</w:t>
      </w:r>
      <w:r w:rsidR="003479F2" w:rsidRPr="00DD768A">
        <w:rPr>
          <w:rFonts w:ascii="Times New Roman" w:hAnsi="Times New Roman" w:cs="Times New Roman"/>
          <w:spacing w:val="-2"/>
        </w:rPr>
        <w:t xml:space="preserve"> extensively</w:t>
      </w:r>
      <w:r w:rsidR="00B66D8F" w:rsidRPr="00DD768A">
        <w:rPr>
          <w:rFonts w:ascii="Times New Roman" w:hAnsi="Times New Roman" w:cs="Times New Roman"/>
          <w:spacing w:val="-2"/>
        </w:rPr>
        <w:t xml:space="preserve"> about them elsewhere (e.g., Benton, 2022a, 2022b</w:t>
      </w:r>
      <w:r w:rsidR="00B82E64" w:rsidRPr="00DD768A">
        <w:rPr>
          <w:rFonts w:ascii="Times New Roman" w:hAnsi="Times New Roman" w:cs="Times New Roman"/>
          <w:spacing w:val="-2"/>
        </w:rPr>
        <w:t>; Benton &amp; Rakison, 2018</w:t>
      </w:r>
      <w:r w:rsidR="00B66D8F" w:rsidRPr="00DD768A">
        <w:rPr>
          <w:rFonts w:ascii="Times New Roman" w:hAnsi="Times New Roman" w:cs="Times New Roman"/>
          <w:spacing w:val="-2"/>
        </w:rPr>
        <w:t>).</w:t>
      </w:r>
      <w:r w:rsidR="00A70394" w:rsidRPr="00DD768A">
        <w:rPr>
          <w:rFonts w:ascii="Times New Roman" w:hAnsi="Times New Roman" w:cs="Times New Roman"/>
          <w:spacing w:val="-2"/>
        </w:rPr>
        <w:t xml:space="preserve"> The input layer of the model will consist of </w:t>
      </w:r>
      <w:r w:rsidR="00020755" w:rsidRPr="00DD768A">
        <w:rPr>
          <w:rFonts w:ascii="Times New Roman" w:hAnsi="Times New Roman" w:cs="Times New Roman"/>
          <w:spacing w:val="-2"/>
        </w:rPr>
        <w:t>a pattern of activity across 4 units that corresponds to whether</w:t>
      </w:r>
      <w:r w:rsidR="004C016A" w:rsidRPr="00DD768A">
        <w:rPr>
          <w:rFonts w:ascii="Times New Roman" w:hAnsi="Times New Roman" w:cs="Times New Roman"/>
          <w:spacing w:val="-2"/>
        </w:rPr>
        <w:t xml:space="preserve"> an item has </w:t>
      </w:r>
      <w:commentRangeStart w:id="56"/>
      <w:r w:rsidR="004C016A" w:rsidRPr="00DD768A">
        <w:rPr>
          <w:rFonts w:ascii="Times New Roman" w:hAnsi="Times New Roman" w:cs="Times New Roman"/>
          <w:spacing w:val="-2"/>
        </w:rPr>
        <w:t xml:space="preserve">a male head, </w:t>
      </w:r>
      <w:r w:rsidR="00F60949" w:rsidRPr="00DD768A">
        <w:rPr>
          <w:rFonts w:ascii="Times New Roman" w:hAnsi="Times New Roman" w:cs="Times New Roman"/>
          <w:spacing w:val="-2"/>
        </w:rPr>
        <w:t xml:space="preserve">a </w:t>
      </w:r>
      <w:r w:rsidR="004C016A" w:rsidRPr="00DD768A">
        <w:rPr>
          <w:rFonts w:ascii="Times New Roman" w:hAnsi="Times New Roman" w:cs="Times New Roman"/>
          <w:spacing w:val="-2"/>
        </w:rPr>
        <w:t xml:space="preserve">female head, </w:t>
      </w:r>
      <w:commentRangeEnd w:id="56"/>
      <w:r w:rsidR="002E081D">
        <w:rPr>
          <w:rStyle w:val="CommentReference"/>
        </w:rPr>
        <w:commentReference w:id="56"/>
      </w:r>
      <w:r w:rsidR="004C016A" w:rsidRPr="00DD768A">
        <w:rPr>
          <w:rFonts w:ascii="Times New Roman" w:hAnsi="Times New Roman" w:cs="Times New Roman"/>
          <w:spacing w:val="-2"/>
        </w:rPr>
        <w:t>the "head" region of a box, or the "head" region of a cylinder</w:t>
      </w:r>
      <w:r w:rsidR="008F0F78" w:rsidRPr="00DD768A">
        <w:rPr>
          <w:rFonts w:ascii="Times New Roman" w:hAnsi="Times New Roman" w:cs="Times New Roman"/>
          <w:spacing w:val="-2"/>
        </w:rPr>
        <w:t>, a pattern of activity across 2 units that corresponds to</w:t>
      </w:r>
      <w:r w:rsidR="00A70394" w:rsidRPr="00DD768A">
        <w:rPr>
          <w:rFonts w:ascii="Times New Roman" w:hAnsi="Times New Roman" w:cs="Times New Roman"/>
          <w:spacing w:val="-2"/>
        </w:rPr>
        <w:t xml:space="preserve"> whether or not an item has arms, a pattern of activity</w:t>
      </w:r>
      <w:r w:rsidR="008F0F78" w:rsidRPr="00DD768A">
        <w:rPr>
          <w:rFonts w:ascii="Times New Roman" w:hAnsi="Times New Roman" w:cs="Times New Roman"/>
          <w:spacing w:val="-2"/>
        </w:rPr>
        <w:t xml:space="preserve"> across 2 units</w:t>
      </w:r>
      <w:r w:rsidR="00A70394" w:rsidRPr="00DD768A">
        <w:rPr>
          <w:rFonts w:ascii="Times New Roman" w:hAnsi="Times New Roman" w:cs="Times New Roman"/>
          <w:spacing w:val="-2"/>
        </w:rPr>
        <w:t xml:space="preserve"> that corresponds to whether an item has legs, a pattern of activity </w:t>
      </w:r>
      <w:r w:rsidR="004D38AE" w:rsidRPr="00DD768A">
        <w:rPr>
          <w:rFonts w:ascii="Times New Roman" w:hAnsi="Times New Roman" w:cs="Times New Roman"/>
          <w:spacing w:val="-2"/>
        </w:rPr>
        <w:t xml:space="preserve">across 2 units </w:t>
      </w:r>
      <w:r w:rsidR="00A70394" w:rsidRPr="00DD768A">
        <w:rPr>
          <w:rFonts w:ascii="Times New Roman" w:hAnsi="Times New Roman" w:cs="Times New Roman"/>
          <w:spacing w:val="-2"/>
        </w:rPr>
        <w:t>that corresponds to the type of causality that is being presented (i.e., either contact causality or action-at-a-distance causality)</w:t>
      </w:r>
      <w:r w:rsidR="00B96FF9" w:rsidRPr="00DD768A">
        <w:rPr>
          <w:rFonts w:ascii="Times New Roman" w:hAnsi="Times New Roman" w:cs="Times New Roman"/>
          <w:spacing w:val="-2"/>
        </w:rPr>
        <w:t xml:space="preserve">, </w:t>
      </w:r>
      <w:r w:rsidR="00A70394" w:rsidRPr="00DD768A">
        <w:rPr>
          <w:rFonts w:ascii="Times New Roman" w:hAnsi="Times New Roman" w:cs="Times New Roman"/>
          <w:spacing w:val="-2"/>
        </w:rPr>
        <w:t xml:space="preserve">and a pattern of activity that corresponds to whether a screen is present. </w:t>
      </w:r>
      <w:r w:rsidR="00B96FF9" w:rsidRPr="00DD768A">
        <w:rPr>
          <w:rFonts w:ascii="Times New Roman" w:hAnsi="Times New Roman" w:cs="Times New Roman"/>
          <w:spacing w:val="-2"/>
        </w:rPr>
        <w:t xml:space="preserve">There will be a final pattern of activity across </w:t>
      </w:r>
      <w:r w:rsidR="00AA1C8A">
        <w:rPr>
          <w:rFonts w:ascii="Times New Roman" w:hAnsi="Times New Roman" w:cs="Times New Roman"/>
          <w:spacing w:val="-2"/>
        </w:rPr>
        <w:t>50</w:t>
      </w:r>
      <w:r w:rsidR="00B96FF9" w:rsidRPr="00DD768A">
        <w:rPr>
          <w:rFonts w:ascii="Times New Roman" w:hAnsi="Times New Roman" w:cs="Times New Roman"/>
          <w:spacing w:val="-2"/>
        </w:rPr>
        <w:t xml:space="preserve"> units that corresponds</w:t>
      </w:r>
      <w:r w:rsidR="00A70394" w:rsidRPr="00DD768A">
        <w:rPr>
          <w:rFonts w:ascii="Times New Roman" w:hAnsi="Times New Roman" w:cs="Times New Roman"/>
          <w:spacing w:val="-2"/>
        </w:rPr>
        <w:t xml:space="preserve"> to the unique identity of an object or entity. This final group implements that idea that no two individuals or objects are identical</w:t>
      </w:r>
      <w:r w:rsidR="00956E3C" w:rsidRPr="00DD768A">
        <w:rPr>
          <w:rFonts w:ascii="Times New Roman" w:hAnsi="Times New Roman" w:cs="Times New Roman"/>
          <w:spacing w:val="-2"/>
        </w:rPr>
        <w:t xml:space="preserve"> in their perceptual features</w:t>
      </w:r>
      <w:r w:rsidR="00A70394" w:rsidRPr="00DD768A">
        <w:rPr>
          <w:rFonts w:ascii="Times New Roman" w:hAnsi="Times New Roman" w:cs="Times New Roman"/>
          <w:spacing w:val="-2"/>
        </w:rPr>
        <w:t xml:space="preserve">. Each of these </w:t>
      </w:r>
      <w:r w:rsidR="00A70394" w:rsidRPr="00DD768A">
        <w:rPr>
          <w:rFonts w:ascii="Times New Roman" w:hAnsi="Times New Roman" w:cs="Times New Roman"/>
          <w:spacing w:val="-2"/>
        </w:rPr>
        <w:lastRenderedPageBreak/>
        <w:t>input groups will connect to a hidden layer. This hidden layer, in turn, will connect to an output layer</w:t>
      </w:r>
      <w:r w:rsidR="007B1F34" w:rsidRPr="00DD768A">
        <w:rPr>
          <w:rFonts w:ascii="Times New Roman" w:hAnsi="Times New Roman" w:cs="Times New Roman"/>
          <w:spacing w:val="-2"/>
        </w:rPr>
        <w:t>. The groups that comprise the input and output layer will be identical.</w:t>
      </w:r>
      <w:r w:rsidR="00A70394" w:rsidRPr="00DD768A">
        <w:rPr>
          <w:rFonts w:ascii="Times New Roman" w:hAnsi="Times New Roman" w:cs="Times New Roman"/>
          <w:spacing w:val="-2"/>
        </w:rPr>
        <w:t xml:space="preserve"> </w:t>
      </w:r>
      <w:r w:rsidR="007B1F34" w:rsidRPr="00DD768A">
        <w:rPr>
          <w:rFonts w:ascii="Times New Roman" w:hAnsi="Times New Roman" w:cs="Times New Roman"/>
          <w:spacing w:val="-2"/>
        </w:rPr>
        <w:t xml:space="preserve">This means that the network’s </w:t>
      </w:r>
      <w:r w:rsidR="003A3E82" w:rsidRPr="00DD768A">
        <w:rPr>
          <w:rFonts w:ascii="Times New Roman" w:hAnsi="Times New Roman" w:cs="Times New Roman"/>
          <w:spacing w:val="-2"/>
        </w:rPr>
        <w:t>task</w:t>
      </w:r>
      <w:r w:rsidR="007B1F34" w:rsidRPr="00DD768A">
        <w:rPr>
          <w:rFonts w:ascii="Times New Roman" w:hAnsi="Times New Roman" w:cs="Times New Roman"/>
          <w:spacing w:val="-2"/>
        </w:rPr>
        <w:t xml:space="preserve"> is to </w:t>
      </w:r>
      <w:commentRangeStart w:id="57"/>
      <w:r w:rsidR="007B1F34" w:rsidRPr="00DD768A">
        <w:rPr>
          <w:rFonts w:ascii="Times New Roman" w:hAnsi="Times New Roman" w:cs="Times New Roman"/>
          <w:spacing w:val="-2"/>
        </w:rPr>
        <w:t xml:space="preserve">learn a compact representation </w:t>
      </w:r>
      <w:commentRangeEnd w:id="57"/>
      <w:r w:rsidR="005F29C5">
        <w:rPr>
          <w:rStyle w:val="CommentReference"/>
        </w:rPr>
        <w:commentReference w:id="57"/>
      </w:r>
      <w:r w:rsidR="007B1F34" w:rsidRPr="00DD768A">
        <w:rPr>
          <w:rFonts w:ascii="Times New Roman" w:hAnsi="Times New Roman" w:cs="Times New Roman"/>
          <w:spacing w:val="-2"/>
        </w:rPr>
        <w:t>of the input</w:t>
      </w:r>
      <w:r w:rsidR="003A3E82" w:rsidRPr="00DD768A">
        <w:rPr>
          <w:rFonts w:ascii="Times New Roman" w:hAnsi="Times New Roman" w:cs="Times New Roman"/>
          <w:spacing w:val="-2"/>
        </w:rPr>
        <w:t>—</w:t>
      </w:r>
      <w:r w:rsidR="007B1F34" w:rsidRPr="00DD768A">
        <w:rPr>
          <w:rFonts w:ascii="Times New Roman" w:hAnsi="Times New Roman" w:cs="Times New Roman"/>
          <w:spacing w:val="-2"/>
        </w:rPr>
        <w:t>along the hidden layer</w:t>
      </w:r>
      <w:r w:rsidR="003A3E82" w:rsidRPr="00DD768A">
        <w:rPr>
          <w:rFonts w:ascii="Times New Roman" w:hAnsi="Times New Roman" w:cs="Times New Roman"/>
          <w:spacing w:val="-2"/>
        </w:rPr>
        <w:t>—</w:t>
      </w:r>
      <w:r w:rsidR="007B1F34" w:rsidRPr="00DD768A">
        <w:rPr>
          <w:rFonts w:ascii="Times New Roman" w:hAnsi="Times New Roman" w:cs="Times New Roman"/>
          <w:spacing w:val="-2"/>
        </w:rPr>
        <w:t>that enables it</w:t>
      </w:r>
      <w:r w:rsidR="00BE6EC2" w:rsidRPr="00DD768A">
        <w:rPr>
          <w:rFonts w:ascii="Times New Roman" w:hAnsi="Times New Roman" w:cs="Times New Roman"/>
          <w:spacing w:val="-2"/>
        </w:rPr>
        <w:t xml:space="preserve"> to “copy” what is presented </w:t>
      </w:r>
      <w:r w:rsidR="00B56250" w:rsidRPr="00DD768A">
        <w:rPr>
          <w:rFonts w:ascii="Times New Roman" w:hAnsi="Times New Roman" w:cs="Times New Roman"/>
          <w:spacing w:val="-2"/>
        </w:rPr>
        <w:t>along the input layer at</w:t>
      </w:r>
      <w:r w:rsidR="00BE6EC2" w:rsidRPr="00DD768A">
        <w:rPr>
          <w:rFonts w:ascii="Times New Roman" w:hAnsi="Times New Roman" w:cs="Times New Roman"/>
          <w:spacing w:val="-2"/>
        </w:rPr>
        <w:t xml:space="preserve"> the output layer</w:t>
      </w:r>
      <w:r w:rsidR="00CA2889" w:rsidRPr="00DD768A">
        <w:rPr>
          <w:rFonts w:ascii="Times New Roman" w:hAnsi="Times New Roman" w:cs="Times New Roman"/>
          <w:spacing w:val="-2"/>
        </w:rPr>
        <w:t xml:space="preserve"> (e.g., </w:t>
      </w:r>
      <w:proofErr w:type="spellStart"/>
      <w:r w:rsidR="00CA2889" w:rsidRPr="00DD768A">
        <w:rPr>
          <w:rFonts w:ascii="Times New Roman" w:hAnsi="Times New Roman" w:cs="Times New Roman"/>
          <w:spacing w:val="-2"/>
        </w:rPr>
        <w:t>Mareschal</w:t>
      </w:r>
      <w:proofErr w:type="spellEnd"/>
      <w:r w:rsidR="00CA2889" w:rsidRPr="00DD768A">
        <w:rPr>
          <w:rFonts w:ascii="Times New Roman" w:hAnsi="Times New Roman" w:cs="Times New Roman"/>
          <w:spacing w:val="-2"/>
        </w:rPr>
        <w:t xml:space="preserve">, French, &amp; Quinn, 2000; </w:t>
      </w:r>
      <w:proofErr w:type="spellStart"/>
      <w:r w:rsidR="00CA2889" w:rsidRPr="00DD768A">
        <w:rPr>
          <w:rFonts w:ascii="Times New Roman" w:hAnsi="Times New Roman" w:cs="Times New Roman"/>
          <w:spacing w:val="-2"/>
        </w:rPr>
        <w:t>Mareschal</w:t>
      </w:r>
      <w:proofErr w:type="spellEnd"/>
      <w:r w:rsidR="00CA2889" w:rsidRPr="00DD768A">
        <w:rPr>
          <w:rFonts w:ascii="Times New Roman" w:hAnsi="Times New Roman" w:cs="Times New Roman"/>
          <w:spacing w:val="-2"/>
        </w:rPr>
        <w:t>, Quinn, &amp; French, 2002)</w:t>
      </w:r>
      <w:r w:rsidR="00BE6EC2" w:rsidRPr="00DD768A">
        <w:rPr>
          <w:rFonts w:ascii="Times New Roman" w:hAnsi="Times New Roman" w:cs="Times New Roman"/>
          <w:spacing w:val="-2"/>
        </w:rPr>
        <w:t>.</w:t>
      </w:r>
      <w:r w:rsidR="007B1F34" w:rsidRPr="00DD768A">
        <w:rPr>
          <w:rFonts w:ascii="Times New Roman" w:hAnsi="Times New Roman" w:cs="Times New Roman"/>
          <w:spacing w:val="-2"/>
        </w:rPr>
        <w:t xml:space="preserve"> </w:t>
      </w:r>
    </w:p>
    <w:p w14:paraId="70615965" w14:textId="6880CDAA" w:rsidR="00A70394" w:rsidRPr="00DD768A" w:rsidRDefault="000F72F2" w:rsidP="007036EF">
      <w:pPr>
        <w:spacing w:line="240" w:lineRule="exact"/>
        <w:ind w:firstLine="720"/>
        <w:contextualSpacing/>
        <w:jc w:val="both"/>
        <w:rPr>
          <w:rFonts w:ascii="Times New Roman" w:hAnsi="Times New Roman" w:cs="Times New Roman"/>
          <w:spacing w:val="-2"/>
        </w:rPr>
      </w:pPr>
      <w:r w:rsidRPr="00DD768A">
        <w:rPr>
          <w:rFonts w:ascii="Times New Roman" w:hAnsi="Times New Roman" w:cs="Times New Roman"/>
          <w:spacing w:val="-2"/>
        </w:rPr>
        <w:t>Crucially, t</w:t>
      </w:r>
      <w:r w:rsidR="00A70394" w:rsidRPr="00DD768A">
        <w:rPr>
          <w:rFonts w:ascii="Times New Roman" w:hAnsi="Times New Roman" w:cs="Times New Roman"/>
          <w:spacing w:val="-2"/>
        </w:rPr>
        <w:t>he network will be trained across two phases</w:t>
      </w:r>
      <w:r w:rsidRPr="00DD768A">
        <w:rPr>
          <w:rFonts w:ascii="Times New Roman" w:hAnsi="Times New Roman" w:cs="Times New Roman"/>
          <w:spacing w:val="-2"/>
        </w:rPr>
        <w:t xml:space="preserve"> in accordance with the major </w:t>
      </w:r>
      <w:r w:rsidR="009D7801" w:rsidRPr="00DD768A">
        <w:rPr>
          <w:rFonts w:ascii="Times New Roman" w:hAnsi="Times New Roman" w:cs="Times New Roman"/>
          <w:spacing w:val="-2"/>
        </w:rPr>
        <w:t>features</w:t>
      </w:r>
      <w:r w:rsidRPr="00DD768A">
        <w:rPr>
          <w:rFonts w:ascii="Times New Roman" w:hAnsi="Times New Roman" w:cs="Times New Roman"/>
          <w:spacing w:val="-2"/>
        </w:rPr>
        <w:t xml:space="preserve"> of my theoretical account</w:t>
      </w:r>
      <w:r w:rsidR="00A70394" w:rsidRPr="00DD768A">
        <w:rPr>
          <w:rFonts w:ascii="Times New Roman" w:hAnsi="Times New Roman" w:cs="Times New Roman"/>
          <w:spacing w:val="-2"/>
        </w:rPr>
        <w:t xml:space="preserve">: pretraining and </w:t>
      </w:r>
      <w:r w:rsidRPr="00DD768A">
        <w:rPr>
          <w:rFonts w:ascii="Times New Roman" w:hAnsi="Times New Roman" w:cs="Times New Roman"/>
          <w:spacing w:val="-2"/>
        </w:rPr>
        <w:t>habituation</w:t>
      </w:r>
      <w:r w:rsidR="00A70394" w:rsidRPr="00DD768A">
        <w:rPr>
          <w:rFonts w:ascii="Times New Roman" w:hAnsi="Times New Roman" w:cs="Times New Roman"/>
          <w:spacing w:val="-2"/>
        </w:rPr>
        <w:t xml:space="preserve">. The pretraining phase will correspond to the network's "real world" experience. During this phase, networks will learn that some human body part (or a series of parts) is associated with contact causality </w:t>
      </w:r>
      <w:r w:rsidR="008B74AA" w:rsidRPr="00DD768A">
        <w:rPr>
          <w:rFonts w:ascii="Times New Roman" w:hAnsi="Times New Roman" w:cs="Times New Roman"/>
          <w:spacing w:val="-2"/>
        </w:rPr>
        <w:t>and</w:t>
      </w:r>
      <w:r w:rsidR="00A70394" w:rsidRPr="00DD768A">
        <w:rPr>
          <w:rFonts w:ascii="Times New Roman" w:hAnsi="Times New Roman" w:cs="Times New Roman"/>
          <w:spacing w:val="-2"/>
        </w:rPr>
        <w:t xml:space="preserve"> </w:t>
      </w:r>
      <w:r w:rsidR="00DA7DF7" w:rsidRPr="00DD768A">
        <w:rPr>
          <w:rFonts w:ascii="Times New Roman" w:hAnsi="Times New Roman" w:cs="Times New Roman"/>
          <w:spacing w:val="-2"/>
        </w:rPr>
        <w:t>action-at-a-distance</w:t>
      </w:r>
      <w:r w:rsidR="00A70394" w:rsidRPr="00DD768A">
        <w:rPr>
          <w:rFonts w:ascii="Times New Roman" w:hAnsi="Times New Roman" w:cs="Times New Roman"/>
          <w:spacing w:val="-2"/>
        </w:rPr>
        <w:t xml:space="preserve"> causality. The specific body part </w:t>
      </w:r>
      <w:r w:rsidR="008B74AA" w:rsidRPr="00DD768A">
        <w:rPr>
          <w:rFonts w:ascii="Times New Roman" w:hAnsi="Times New Roman" w:cs="Times New Roman"/>
          <w:spacing w:val="-2"/>
        </w:rPr>
        <w:t xml:space="preserve">(or parts) </w:t>
      </w:r>
      <w:r w:rsidR="00A70394" w:rsidRPr="00DD768A">
        <w:rPr>
          <w:rFonts w:ascii="Times New Roman" w:hAnsi="Times New Roman" w:cs="Times New Roman"/>
          <w:spacing w:val="-2"/>
        </w:rPr>
        <w:t xml:space="preserve">on which the network will be trained will </w:t>
      </w:r>
      <w:r w:rsidR="008B74AA" w:rsidRPr="00DD768A">
        <w:rPr>
          <w:rFonts w:ascii="Times New Roman" w:hAnsi="Times New Roman" w:cs="Times New Roman"/>
          <w:spacing w:val="-2"/>
        </w:rPr>
        <w:t>be informed by</w:t>
      </w:r>
      <w:r w:rsidR="00A70394" w:rsidRPr="00DD768A">
        <w:rPr>
          <w:rFonts w:ascii="Times New Roman" w:hAnsi="Times New Roman" w:cs="Times New Roman"/>
          <w:spacing w:val="-2"/>
        </w:rPr>
        <w:t xml:space="preserve"> the infant experimental data.  For example, if Study 2 </w:t>
      </w:r>
      <w:r w:rsidR="00FE2C61" w:rsidRPr="00DD768A">
        <w:rPr>
          <w:rFonts w:ascii="Times New Roman" w:hAnsi="Times New Roman" w:cs="Times New Roman"/>
          <w:spacing w:val="-2"/>
        </w:rPr>
        <w:t xml:space="preserve">suggests </w:t>
      </w:r>
      <w:r w:rsidR="00A70394" w:rsidRPr="00DD768A">
        <w:rPr>
          <w:rFonts w:ascii="Times New Roman" w:hAnsi="Times New Roman" w:cs="Times New Roman"/>
          <w:spacing w:val="-2"/>
        </w:rPr>
        <w:t>that infants learned</w:t>
      </w:r>
      <w:r w:rsidR="008B74AA" w:rsidRPr="00DD768A">
        <w:rPr>
          <w:rFonts w:ascii="Times New Roman" w:hAnsi="Times New Roman" w:cs="Times New Roman"/>
          <w:spacing w:val="-2"/>
        </w:rPr>
        <w:t xml:space="preserve"> in the real world</w:t>
      </w:r>
      <w:r w:rsidR="00A70394" w:rsidRPr="00DD768A">
        <w:rPr>
          <w:rFonts w:ascii="Times New Roman" w:hAnsi="Times New Roman" w:cs="Times New Roman"/>
          <w:spacing w:val="-2"/>
        </w:rPr>
        <w:t xml:space="preserve"> that legs are associated with both kinds of causality—based on the fact that infants in the Objects with </w:t>
      </w:r>
      <w:r w:rsidR="00AA1C8A">
        <w:rPr>
          <w:rFonts w:ascii="Times New Roman" w:hAnsi="Times New Roman" w:cs="Times New Roman"/>
          <w:spacing w:val="-2"/>
        </w:rPr>
        <w:t>Human Legs</w:t>
      </w:r>
      <w:r w:rsidR="00A70394" w:rsidRPr="00DD768A">
        <w:rPr>
          <w:rFonts w:ascii="Times New Roman" w:hAnsi="Times New Roman" w:cs="Times New Roman"/>
          <w:spacing w:val="-2"/>
        </w:rPr>
        <w:t xml:space="preserve"> condition looked equally long at the Collision and No Collision test events, whereas infants in the People with </w:t>
      </w:r>
      <w:r w:rsidR="00AA1C8A">
        <w:rPr>
          <w:rFonts w:ascii="Times New Roman" w:hAnsi="Times New Roman" w:cs="Times New Roman"/>
          <w:spacing w:val="-2"/>
        </w:rPr>
        <w:t>Object Bottom Halves</w:t>
      </w:r>
      <w:r w:rsidR="00A70394" w:rsidRPr="00DD768A">
        <w:rPr>
          <w:rFonts w:ascii="Times New Roman" w:hAnsi="Times New Roman" w:cs="Times New Roman"/>
          <w:spacing w:val="-2"/>
        </w:rPr>
        <w:t xml:space="preserve"> looked longer at the No Collision test event than at the Collision test event—then the network</w:t>
      </w:r>
      <w:r w:rsidR="001201EB" w:rsidRPr="00DD768A">
        <w:rPr>
          <w:rFonts w:ascii="Times New Roman" w:hAnsi="Times New Roman" w:cs="Times New Roman"/>
          <w:spacing w:val="-2"/>
        </w:rPr>
        <w:t>’s “real-world” pretraining experience will involve learning that legs are equally associated with contact and action-at-a-distance causality</w:t>
      </w:r>
      <w:r w:rsidR="00A70394" w:rsidRPr="00DD768A">
        <w:rPr>
          <w:rFonts w:ascii="Times New Roman" w:hAnsi="Times New Roman" w:cs="Times New Roman"/>
          <w:spacing w:val="-2"/>
        </w:rPr>
        <w:t>.</w:t>
      </w:r>
      <w:r w:rsidR="00505F33" w:rsidRPr="00DD768A">
        <w:rPr>
          <w:rFonts w:ascii="Times New Roman" w:hAnsi="Times New Roman" w:cs="Times New Roman"/>
          <w:spacing w:val="-2"/>
        </w:rPr>
        <w:t xml:space="preserve"> In addition,</w:t>
      </w:r>
      <w:r w:rsidR="00D2549A" w:rsidRPr="00DD768A">
        <w:rPr>
          <w:rFonts w:ascii="Times New Roman" w:hAnsi="Times New Roman" w:cs="Times New Roman"/>
          <w:spacing w:val="-2"/>
        </w:rPr>
        <w:t xml:space="preserve"> during pretraining</w:t>
      </w:r>
      <w:r w:rsidR="00505F33" w:rsidRPr="00DD768A">
        <w:rPr>
          <w:rFonts w:ascii="Times New Roman" w:hAnsi="Times New Roman" w:cs="Times New Roman"/>
          <w:spacing w:val="-2"/>
        </w:rPr>
        <w:t xml:space="preserve"> networks</w:t>
      </w:r>
      <w:r w:rsidR="00A70394" w:rsidRPr="00DD768A">
        <w:rPr>
          <w:rFonts w:ascii="Times New Roman" w:hAnsi="Times New Roman" w:cs="Times New Roman"/>
          <w:spacing w:val="-2"/>
        </w:rPr>
        <w:t xml:space="preserve"> </w:t>
      </w:r>
      <w:r w:rsidR="00505F33" w:rsidRPr="00DD768A">
        <w:rPr>
          <w:rFonts w:ascii="Times New Roman" w:hAnsi="Times New Roman" w:cs="Times New Roman"/>
          <w:spacing w:val="-2"/>
        </w:rPr>
        <w:t>will</w:t>
      </w:r>
      <w:r w:rsidR="00A70394" w:rsidRPr="00DD768A">
        <w:rPr>
          <w:rFonts w:ascii="Times New Roman" w:hAnsi="Times New Roman" w:cs="Times New Roman"/>
          <w:spacing w:val="-2"/>
        </w:rPr>
        <w:t xml:space="preserve"> learn that </w:t>
      </w:r>
      <w:r w:rsidR="005C0681" w:rsidRPr="00DD768A">
        <w:rPr>
          <w:rFonts w:ascii="Times New Roman" w:hAnsi="Times New Roman" w:cs="Times New Roman"/>
          <w:spacing w:val="-2"/>
        </w:rPr>
        <w:t xml:space="preserve">inanimate </w:t>
      </w:r>
      <w:r w:rsidR="00A70394" w:rsidRPr="00DD768A">
        <w:rPr>
          <w:rFonts w:ascii="Times New Roman" w:hAnsi="Times New Roman" w:cs="Times New Roman"/>
          <w:spacing w:val="-2"/>
        </w:rPr>
        <w:t xml:space="preserve">objects are only associated with contact causality. </w:t>
      </w:r>
      <w:r w:rsidR="005C0681" w:rsidRPr="00DD768A">
        <w:rPr>
          <w:rFonts w:ascii="Times New Roman" w:hAnsi="Times New Roman" w:cs="Times New Roman"/>
          <w:spacing w:val="-2"/>
        </w:rPr>
        <w:t>It is worth mentioning that</w:t>
      </w:r>
      <w:r w:rsidR="00A70394" w:rsidRPr="00DD768A">
        <w:rPr>
          <w:rFonts w:ascii="Times New Roman" w:hAnsi="Times New Roman" w:cs="Times New Roman"/>
          <w:spacing w:val="-2"/>
        </w:rPr>
        <w:t xml:space="preserve"> in these simulations, an object is defined by </w:t>
      </w:r>
      <w:r w:rsidR="00D2549A" w:rsidRPr="00DD768A">
        <w:rPr>
          <w:rFonts w:ascii="Times New Roman" w:hAnsi="Times New Roman" w:cs="Times New Roman"/>
          <w:spacing w:val="-2"/>
        </w:rPr>
        <w:t>the absence of a human torso, legs, eyes, and a human (male or female) head</w:t>
      </w:r>
      <w:r w:rsidR="00A70394" w:rsidRPr="00DD768A">
        <w:rPr>
          <w:rFonts w:ascii="Times New Roman" w:hAnsi="Times New Roman" w:cs="Times New Roman"/>
          <w:spacing w:val="-2"/>
        </w:rPr>
        <w:t xml:space="preserve">. </w:t>
      </w:r>
      <w:r w:rsidR="005C0681" w:rsidRPr="00DD768A">
        <w:rPr>
          <w:rFonts w:ascii="Times New Roman" w:hAnsi="Times New Roman" w:cs="Times New Roman"/>
          <w:spacing w:val="-2"/>
        </w:rPr>
        <w:t>Subsequent</w:t>
      </w:r>
      <w:r w:rsidR="00A70394" w:rsidRPr="00DD768A">
        <w:rPr>
          <w:rFonts w:ascii="Times New Roman" w:hAnsi="Times New Roman" w:cs="Times New Roman"/>
          <w:spacing w:val="-2"/>
        </w:rPr>
        <w:t xml:space="preserve"> simulations will explore </w:t>
      </w:r>
      <w:r w:rsidR="0094766C" w:rsidRPr="00DD768A">
        <w:rPr>
          <w:rFonts w:ascii="Times New Roman" w:hAnsi="Times New Roman" w:cs="Times New Roman"/>
          <w:spacing w:val="-2"/>
        </w:rPr>
        <w:t>whether</w:t>
      </w:r>
      <w:r w:rsidR="00A70394" w:rsidRPr="00DD768A">
        <w:rPr>
          <w:rFonts w:ascii="Times New Roman" w:hAnsi="Times New Roman" w:cs="Times New Roman"/>
          <w:spacing w:val="-2"/>
        </w:rPr>
        <w:t xml:space="preserve"> varying the proportion of </w:t>
      </w:r>
      <w:r w:rsidR="005C0681" w:rsidRPr="00DD768A">
        <w:rPr>
          <w:rFonts w:ascii="Times New Roman" w:hAnsi="Times New Roman" w:cs="Times New Roman"/>
          <w:spacing w:val="-2"/>
        </w:rPr>
        <w:t xml:space="preserve">inanimate </w:t>
      </w:r>
      <w:r w:rsidR="00A70394" w:rsidRPr="00DD768A">
        <w:rPr>
          <w:rFonts w:ascii="Times New Roman" w:hAnsi="Times New Roman" w:cs="Times New Roman"/>
          <w:spacing w:val="-2"/>
        </w:rPr>
        <w:t xml:space="preserve">objects that </w:t>
      </w:r>
      <w:r w:rsidR="0094766C" w:rsidRPr="00DD768A">
        <w:rPr>
          <w:rFonts w:ascii="Times New Roman" w:hAnsi="Times New Roman" w:cs="Times New Roman"/>
          <w:spacing w:val="-2"/>
        </w:rPr>
        <w:t xml:space="preserve">possess people parts influences </w:t>
      </w:r>
      <w:commentRangeStart w:id="58"/>
      <w:r w:rsidR="0094766C" w:rsidRPr="00DD768A">
        <w:rPr>
          <w:rFonts w:ascii="Times New Roman" w:hAnsi="Times New Roman" w:cs="Times New Roman"/>
          <w:spacing w:val="-2"/>
        </w:rPr>
        <w:t>how models “treat” unmodified people and inanimate objects as well as modified people and inanimate objects</w:t>
      </w:r>
      <w:r w:rsidR="003C686E">
        <w:rPr>
          <w:rFonts w:ascii="Times New Roman" w:hAnsi="Times New Roman" w:cs="Times New Roman"/>
          <w:spacing w:val="-2"/>
        </w:rPr>
        <w:t>, b</w:t>
      </w:r>
      <w:commentRangeEnd w:id="58"/>
      <w:r w:rsidR="005F29C5">
        <w:rPr>
          <w:rStyle w:val="CommentReference"/>
        </w:rPr>
        <w:commentReference w:id="58"/>
      </w:r>
      <w:r w:rsidR="003C686E">
        <w:rPr>
          <w:rFonts w:ascii="Times New Roman" w:hAnsi="Times New Roman" w:cs="Times New Roman"/>
          <w:spacing w:val="-2"/>
        </w:rPr>
        <w:t>ut this is not a central focus of this model</w:t>
      </w:r>
      <w:r w:rsidR="0094766C" w:rsidRPr="00DD768A">
        <w:rPr>
          <w:rFonts w:ascii="Times New Roman" w:hAnsi="Times New Roman" w:cs="Times New Roman"/>
          <w:spacing w:val="-2"/>
        </w:rPr>
        <w:t>.</w:t>
      </w:r>
      <w:r w:rsidR="00A70394" w:rsidRPr="00DD768A">
        <w:rPr>
          <w:rFonts w:ascii="Times New Roman" w:hAnsi="Times New Roman" w:cs="Times New Roman"/>
          <w:spacing w:val="-2"/>
        </w:rPr>
        <w:t xml:space="preserve"> </w:t>
      </w:r>
      <w:r w:rsidR="00F972AE" w:rsidRPr="00DD768A">
        <w:rPr>
          <w:rFonts w:ascii="Times New Roman" w:hAnsi="Times New Roman" w:cs="Times New Roman"/>
          <w:spacing w:val="-2"/>
        </w:rPr>
        <w:t>Given that Studies 1 and 2 will test infants at different ages, age will be simulated</w:t>
      </w:r>
      <w:r w:rsidR="001741DD" w:rsidRPr="00DD768A">
        <w:rPr>
          <w:rFonts w:ascii="Times New Roman" w:hAnsi="Times New Roman" w:cs="Times New Roman"/>
          <w:spacing w:val="-2"/>
        </w:rPr>
        <w:t xml:space="preserve"> here</w:t>
      </w:r>
      <w:r w:rsidR="00F972AE" w:rsidRPr="00DD768A">
        <w:rPr>
          <w:rFonts w:ascii="Times New Roman" w:hAnsi="Times New Roman" w:cs="Times New Roman"/>
          <w:spacing w:val="-2"/>
        </w:rPr>
        <w:t xml:space="preserve"> by manipulating the amount of pretraining experience that a network receives.</w:t>
      </w:r>
      <w:r w:rsidR="00515D05">
        <w:rPr>
          <w:rFonts w:ascii="Times New Roman" w:hAnsi="Times New Roman" w:cs="Times New Roman"/>
          <w:spacing w:val="-2"/>
        </w:rPr>
        <w:t xml:space="preserve"> This is how I have modeled age in previous simulation work (e.g., Benton, Rakison, &amp; Sobel, 2021; Rakison &amp; Benton, 2019).</w:t>
      </w:r>
      <w:r w:rsidR="00F972AE" w:rsidRPr="00DD768A">
        <w:rPr>
          <w:rFonts w:ascii="Times New Roman" w:hAnsi="Times New Roman" w:cs="Times New Roman"/>
          <w:spacing w:val="-2"/>
        </w:rPr>
        <w:t xml:space="preserve"> </w:t>
      </w:r>
      <w:commentRangeStart w:id="59"/>
      <w:r w:rsidR="00F972AE" w:rsidRPr="00DD768A">
        <w:rPr>
          <w:rFonts w:ascii="Times New Roman" w:hAnsi="Times New Roman" w:cs="Times New Roman"/>
          <w:spacing w:val="-2"/>
        </w:rPr>
        <w:t>Specifically, networks that correspond to 11-month-old infants will receive the most pretraining experience, followed by networks that correspond to 7-month-old infants,</w:t>
      </w:r>
      <w:r w:rsidR="00CE4F5A" w:rsidRPr="00DD768A">
        <w:rPr>
          <w:rFonts w:ascii="Times New Roman" w:hAnsi="Times New Roman" w:cs="Times New Roman"/>
          <w:spacing w:val="-2"/>
        </w:rPr>
        <w:t xml:space="preserve"> followed by networks that correspond to 4-month-old infants. </w:t>
      </w:r>
      <w:commentRangeEnd w:id="59"/>
      <w:r w:rsidR="00D20BD3">
        <w:rPr>
          <w:rStyle w:val="CommentReference"/>
        </w:rPr>
        <w:commentReference w:id="59"/>
      </w:r>
      <w:r w:rsidR="00FE682F" w:rsidRPr="00DD768A">
        <w:rPr>
          <w:rFonts w:ascii="Times New Roman" w:hAnsi="Times New Roman" w:cs="Times New Roman"/>
          <w:spacing w:val="-2"/>
        </w:rPr>
        <w:t xml:space="preserve">In </w:t>
      </w:r>
      <w:r w:rsidR="0059058F" w:rsidRPr="00DD768A">
        <w:rPr>
          <w:rFonts w:ascii="Times New Roman" w:hAnsi="Times New Roman" w:cs="Times New Roman"/>
          <w:spacing w:val="-2"/>
        </w:rPr>
        <w:t>addition,</w:t>
      </w:r>
      <w:r w:rsidR="00FE682F" w:rsidRPr="00DD768A">
        <w:rPr>
          <w:rFonts w:ascii="Times New Roman" w:hAnsi="Times New Roman" w:cs="Times New Roman"/>
          <w:spacing w:val="-2"/>
        </w:rPr>
        <w:t xml:space="preserve"> and consistent with my prior simulation research (e.g., Benton, </w:t>
      </w:r>
      <w:r w:rsidR="009D1AFC" w:rsidRPr="00DD768A">
        <w:rPr>
          <w:rFonts w:ascii="Times New Roman" w:hAnsi="Times New Roman" w:cs="Times New Roman"/>
          <w:spacing w:val="-2"/>
        </w:rPr>
        <w:t xml:space="preserve">Rakison, &amp; Sobel, 2021; Rakison &amp; Benton, 2019), I will simulate age by manipulating a </w:t>
      </w:r>
      <w:r w:rsidR="0059058F" w:rsidRPr="00DD768A">
        <w:rPr>
          <w:rFonts w:ascii="Times New Roman" w:hAnsi="Times New Roman" w:cs="Times New Roman"/>
          <w:spacing w:val="-2"/>
        </w:rPr>
        <w:t>parameter called “weight decay”</w:t>
      </w:r>
      <w:r w:rsidR="009D1AFC" w:rsidRPr="00DD768A">
        <w:rPr>
          <w:rFonts w:ascii="Times New Roman" w:hAnsi="Times New Roman" w:cs="Times New Roman"/>
          <w:spacing w:val="-2"/>
        </w:rPr>
        <w:t>. This parameter corresponds roughly to</w:t>
      </w:r>
      <w:r w:rsidR="00F90BCC" w:rsidRPr="00DD768A">
        <w:rPr>
          <w:rFonts w:ascii="Times New Roman" w:hAnsi="Times New Roman" w:cs="Times New Roman"/>
          <w:spacing w:val="-2"/>
        </w:rPr>
        <w:t xml:space="preserve"> the amount of information that a network retains as it is trained</w:t>
      </w:r>
      <w:r w:rsidR="002C3B6D">
        <w:rPr>
          <w:rFonts w:ascii="Times New Roman" w:hAnsi="Times New Roman" w:cs="Times New Roman"/>
          <w:spacing w:val="-2"/>
        </w:rPr>
        <w:t xml:space="preserve">—the larger the value of weight </w:t>
      </w:r>
      <w:proofErr w:type="gramStart"/>
      <w:r w:rsidR="002C3B6D">
        <w:rPr>
          <w:rFonts w:ascii="Times New Roman" w:hAnsi="Times New Roman" w:cs="Times New Roman"/>
          <w:spacing w:val="-2"/>
        </w:rPr>
        <w:t>decay</w:t>
      </w:r>
      <w:proofErr w:type="gramEnd"/>
      <w:r w:rsidR="002C3B6D">
        <w:rPr>
          <w:rFonts w:ascii="Times New Roman" w:hAnsi="Times New Roman" w:cs="Times New Roman"/>
          <w:spacing w:val="-2"/>
        </w:rPr>
        <w:t xml:space="preserve"> the less information is </w:t>
      </w:r>
      <w:r w:rsidR="00DE7397">
        <w:rPr>
          <w:rFonts w:ascii="Times New Roman" w:hAnsi="Times New Roman" w:cs="Times New Roman"/>
          <w:spacing w:val="-2"/>
        </w:rPr>
        <w:t>retained</w:t>
      </w:r>
      <w:r w:rsidR="002C3B6D">
        <w:rPr>
          <w:rFonts w:ascii="Times New Roman" w:hAnsi="Times New Roman" w:cs="Times New Roman"/>
          <w:spacing w:val="-2"/>
        </w:rPr>
        <w:t xml:space="preserve"> across training</w:t>
      </w:r>
      <w:r w:rsidR="00F90BCC" w:rsidRPr="00DD768A">
        <w:rPr>
          <w:rFonts w:ascii="Times New Roman" w:hAnsi="Times New Roman" w:cs="Times New Roman"/>
          <w:spacing w:val="-2"/>
        </w:rPr>
        <w:t xml:space="preserve">. </w:t>
      </w:r>
      <w:r w:rsidR="009D1AFC" w:rsidRPr="00DD768A">
        <w:rPr>
          <w:rFonts w:ascii="Times New Roman" w:hAnsi="Times New Roman" w:cs="Times New Roman"/>
          <w:spacing w:val="-2"/>
        </w:rPr>
        <w:t xml:space="preserve"> </w:t>
      </w:r>
      <w:r w:rsidR="0057620E" w:rsidRPr="00DD768A">
        <w:rPr>
          <w:rFonts w:ascii="Times New Roman" w:hAnsi="Times New Roman" w:cs="Times New Roman"/>
          <w:spacing w:val="-2"/>
        </w:rPr>
        <w:t xml:space="preserve">The </w:t>
      </w:r>
      <w:r w:rsidR="003E1C9A" w:rsidRPr="00DD768A">
        <w:rPr>
          <w:rFonts w:ascii="Times New Roman" w:hAnsi="Times New Roman" w:cs="Times New Roman"/>
          <w:spacing w:val="-2"/>
        </w:rPr>
        <w:t>numerical value</w:t>
      </w:r>
      <w:r w:rsidR="0057620E" w:rsidRPr="00DD768A">
        <w:rPr>
          <w:rFonts w:ascii="Times New Roman" w:hAnsi="Times New Roman" w:cs="Times New Roman"/>
          <w:spacing w:val="-2"/>
        </w:rPr>
        <w:t xml:space="preserve"> of this parameter will be the smallest for oldest models, somewhat larger for the slightly younger models, and still larger for the youngest models.</w:t>
      </w:r>
      <w:r w:rsidR="009262F2" w:rsidRPr="00DD768A">
        <w:rPr>
          <w:rFonts w:ascii="Times New Roman" w:hAnsi="Times New Roman" w:cs="Times New Roman"/>
          <w:spacing w:val="-2"/>
        </w:rPr>
        <w:t xml:space="preserve"> Together, these two parameters</w:t>
      </w:r>
      <w:r w:rsidR="00005599">
        <w:rPr>
          <w:rFonts w:ascii="Times New Roman" w:hAnsi="Times New Roman" w:cs="Times New Roman"/>
          <w:spacing w:val="-2"/>
        </w:rPr>
        <w:t xml:space="preserve"> </w:t>
      </w:r>
      <w:r w:rsidR="009262F2" w:rsidRPr="00DD768A">
        <w:rPr>
          <w:rFonts w:ascii="Times New Roman" w:hAnsi="Times New Roman" w:cs="Times New Roman"/>
          <w:spacing w:val="-2"/>
        </w:rPr>
        <w:t xml:space="preserve">implement a very simple model of </w:t>
      </w:r>
      <w:r w:rsidR="005715DF" w:rsidRPr="00DD768A">
        <w:rPr>
          <w:rFonts w:ascii="Times New Roman" w:hAnsi="Times New Roman" w:cs="Times New Roman"/>
          <w:spacing w:val="-2"/>
        </w:rPr>
        <w:t>age and development</w:t>
      </w:r>
      <w:r w:rsidR="009262F2" w:rsidRPr="00DD768A">
        <w:rPr>
          <w:rFonts w:ascii="Times New Roman" w:hAnsi="Times New Roman" w:cs="Times New Roman"/>
          <w:spacing w:val="-2"/>
        </w:rPr>
        <w:t>.</w:t>
      </w:r>
    </w:p>
    <w:p w14:paraId="2260EBE8" w14:textId="650AB623" w:rsidR="00A70394" w:rsidRDefault="00AC7BEF" w:rsidP="006B7281">
      <w:pPr>
        <w:spacing w:line="240" w:lineRule="exact"/>
        <w:ind w:firstLine="720"/>
        <w:contextualSpacing/>
        <w:jc w:val="both"/>
        <w:rPr>
          <w:rFonts w:ascii="Times New Roman" w:hAnsi="Times New Roman" w:cs="Times New Roman"/>
          <w:spacing w:val="-2"/>
        </w:rPr>
      </w:pPr>
      <w:r w:rsidRPr="00DD768A">
        <w:rPr>
          <w:rFonts w:ascii="Times New Roman" w:hAnsi="Times New Roman" w:cs="Times New Roman"/>
          <w:spacing w:val="-2"/>
        </w:rPr>
        <w:t xml:space="preserve">Following pretraining, all networks will be </w:t>
      </w:r>
      <w:r w:rsidR="00C81CB8" w:rsidRPr="00DD768A">
        <w:rPr>
          <w:rFonts w:ascii="Times New Roman" w:hAnsi="Times New Roman" w:cs="Times New Roman"/>
          <w:spacing w:val="-2"/>
        </w:rPr>
        <w:t>“</w:t>
      </w:r>
      <w:r w:rsidRPr="00DD768A">
        <w:rPr>
          <w:rFonts w:ascii="Times New Roman" w:hAnsi="Times New Roman" w:cs="Times New Roman"/>
          <w:spacing w:val="-2"/>
        </w:rPr>
        <w:t>habituated</w:t>
      </w:r>
      <w:r w:rsidR="00C81CB8" w:rsidRPr="00DD768A">
        <w:rPr>
          <w:rFonts w:ascii="Times New Roman" w:hAnsi="Times New Roman" w:cs="Times New Roman"/>
          <w:spacing w:val="-2"/>
        </w:rPr>
        <w:t>”</w:t>
      </w:r>
      <w:r w:rsidRPr="00DD768A">
        <w:rPr>
          <w:rFonts w:ascii="Times New Roman" w:hAnsi="Times New Roman" w:cs="Times New Roman"/>
          <w:spacing w:val="-2"/>
        </w:rPr>
        <w:t xml:space="preserve"> to screened events. To simulate Study 1</w:t>
      </w:r>
      <w:r w:rsidR="005508FE" w:rsidRPr="00DD768A">
        <w:rPr>
          <w:rFonts w:ascii="Times New Roman" w:hAnsi="Times New Roman" w:cs="Times New Roman"/>
          <w:spacing w:val="-2"/>
        </w:rPr>
        <w:t xml:space="preserve"> (i.e., Simulation 1)</w:t>
      </w:r>
      <w:r w:rsidRPr="00DD768A">
        <w:rPr>
          <w:rFonts w:ascii="Times New Roman" w:hAnsi="Times New Roman" w:cs="Times New Roman"/>
          <w:spacing w:val="-2"/>
        </w:rPr>
        <w:t xml:space="preserve">, networks will be </w:t>
      </w:r>
      <w:r w:rsidR="00227D71" w:rsidRPr="00DD768A">
        <w:rPr>
          <w:rFonts w:ascii="Times New Roman" w:hAnsi="Times New Roman" w:cs="Times New Roman"/>
          <w:spacing w:val="-2"/>
        </w:rPr>
        <w:t>assigned randomly</w:t>
      </w:r>
      <w:r w:rsidRPr="00DD768A">
        <w:rPr>
          <w:rFonts w:ascii="Times New Roman" w:hAnsi="Times New Roman" w:cs="Times New Roman"/>
          <w:spacing w:val="-2"/>
        </w:rPr>
        <w:t xml:space="preserve"> either</w:t>
      </w:r>
      <w:r w:rsidR="00396A5A">
        <w:rPr>
          <w:rFonts w:ascii="Times New Roman" w:hAnsi="Times New Roman" w:cs="Times New Roman"/>
          <w:spacing w:val="-2"/>
        </w:rPr>
        <w:t xml:space="preserve"> to</w:t>
      </w:r>
      <w:r w:rsidRPr="00DD768A">
        <w:rPr>
          <w:rFonts w:ascii="Times New Roman" w:hAnsi="Times New Roman" w:cs="Times New Roman"/>
          <w:spacing w:val="-2"/>
        </w:rPr>
        <w:t xml:space="preserve"> the People condition or to the Inanimate Object condition.</w:t>
      </w:r>
      <w:r w:rsidR="009262F2" w:rsidRPr="00DD768A">
        <w:rPr>
          <w:rFonts w:ascii="Times New Roman" w:hAnsi="Times New Roman" w:cs="Times New Roman"/>
          <w:spacing w:val="-2"/>
        </w:rPr>
        <w:t xml:space="preserve"> To simulate Study 2</w:t>
      </w:r>
      <w:r w:rsidR="005508FE" w:rsidRPr="00DD768A">
        <w:rPr>
          <w:rFonts w:ascii="Times New Roman" w:hAnsi="Times New Roman" w:cs="Times New Roman"/>
          <w:spacing w:val="-2"/>
        </w:rPr>
        <w:t xml:space="preserve"> (i.e., Simulation 2)</w:t>
      </w:r>
      <w:r w:rsidR="009262F2" w:rsidRPr="00DD768A">
        <w:rPr>
          <w:rFonts w:ascii="Times New Roman" w:hAnsi="Times New Roman" w:cs="Times New Roman"/>
          <w:spacing w:val="-2"/>
        </w:rPr>
        <w:t xml:space="preserve">, networks will be </w:t>
      </w:r>
      <w:r w:rsidR="00646DD6" w:rsidRPr="00DD768A">
        <w:rPr>
          <w:rFonts w:ascii="Times New Roman" w:hAnsi="Times New Roman" w:cs="Times New Roman"/>
          <w:spacing w:val="-2"/>
        </w:rPr>
        <w:t>assigned randomly</w:t>
      </w:r>
      <w:r w:rsidR="009262F2" w:rsidRPr="00DD768A">
        <w:rPr>
          <w:rFonts w:ascii="Times New Roman" w:hAnsi="Times New Roman" w:cs="Times New Roman"/>
          <w:spacing w:val="-2"/>
        </w:rPr>
        <w:t xml:space="preserve"> to one of the six conditions to which infants will be assigned. </w:t>
      </w:r>
      <w:r w:rsidR="003E1C9A" w:rsidRPr="00DD768A">
        <w:rPr>
          <w:rFonts w:ascii="Times New Roman" w:hAnsi="Times New Roman" w:cs="Times New Roman"/>
          <w:spacing w:val="-2"/>
        </w:rPr>
        <w:t>Across all conditions the habituation phase</w:t>
      </w:r>
      <w:r w:rsidR="009262F2" w:rsidRPr="00DD768A">
        <w:rPr>
          <w:rFonts w:ascii="Times New Roman" w:hAnsi="Times New Roman" w:cs="Times New Roman"/>
          <w:spacing w:val="-2"/>
        </w:rPr>
        <w:t xml:space="preserve"> will be</w:t>
      </w:r>
      <w:r w:rsidRPr="00DD768A">
        <w:rPr>
          <w:rFonts w:ascii="Times New Roman" w:hAnsi="Times New Roman" w:cs="Times New Roman"/>
          <w:spacing w:val="-2"/>
        </w:rPr>
        <w:t xml:space="preserve"> </w:t>
      </w:r>
      <w:r w:rsidR="003E1C9A" w:rsidRPr="00DD768A">
        <w:rPr>
          <w:rFonts w:ascii="Times New Roman" w:hAnsi="Times New Roman" w:cs="Times New Roman"/>
          <w:spacing w:val="-2"/>
        </w:rPr>
        <w:t>like</w:t>
      </w:r>
      <w:r w:rsidRPr="00DD768A">
        <w:rPr>
          <w:rFonts w:ascii="Times New Roman" w:hAnsi="Times New Roman" w:cs="Times New Roman"/>
          <w:spacing w:val="-2"/>
        </w:rPr>
        <w:t xml:space="preserve"> the pretraining events except that </w:t>
      </w:r>
      <w:r w:rsidR="00B64031" w:rsidRPr="00DD768A">
        <w:rPr>
          <w:rFonts w:ascii="Times New Roman" w:hAnsi="Times New Roman" w:cs="Times New Roman"/>
          <w:spacing w:val="-2"/>
        </w:rPr>
        <w:t xml:space="preserve">a novel pair of people (for networks in the People condition) </w:t>
      </w:r>
      <w:r w:rsidR="00E364AA" w:rsidRPr="00DD768A">
        <w:rPr>
          <w:rFonts w:ascii="Times New Roman" w:hAnsi="Times New Roman" w:cs="Times New Roman"/>
          <w:spacing w:val="-2"/>
        </w:rPr>
        <w:t>or</w:t>
      </w:r>
      <w:r w:rsidR="00B64031" w:rsidRPr="00DD768A">
        <w:rPr>
          <w:rFonts w:ascii="Times New Roman" w:hAnsi="Times New Roman" w:cs="Times New Roman"/>
          <w:spacing w:val="-2"/>
        </w:rPr>
        <w:t xml:space="preserve"> a novel pair of objects (for networks in the Inanimate Object condition) will be used</w:t>
      </w:r>
      <w:r w:rsidR="00CE4F5A" w:rsidRPr="00DD768A">
        <w:rPr>
          <w:rFonts w:ascii="Times New Roman" w:hAnsi="Times New Roman" w:cs="Times New Roman"/>
          <w:spacing w:val="-2"/>
        </w:rPr>
        <w:t>,</w:t>
      </w:r>
      <w:r w:rsidR="00B64031" w:rsidRPr="00DD768A">
        <w:rPr>
          <w:rFonts w:ascii="Times New Roman" w:hAnsi="Times New Roman" w:cs="Times New Roman"/>
          <w:spacing w:val="-2"/>
        </w:rPr>
        <w:t xml:space="preserve"> and</w:t>
      </w:r>
      <w:r w:rsidR="00CE4F5A" w:rsidRPr="00DD768A">
        <w:rPr>
          <w:rFonts w:ascii="Times New Roman" w:hAnsi="Times New Roman" w:cs="Times New Roman"/>
          <w:spacing w:val="-2"/>
        </w:rPr>
        <w:t xml:space="preserve"> </w:t>
      </w:r>
      <w:r w:rsidR="00B64031" w:rsidRPr="00DD768A">
        <w:rPr>
          <w:rFonts w:ascii="Times New Roman" w:hAnsi="Times New Roman" w:cs="Times New Roman"/>
          <w:spacing w:val="-2"/>
        </w:rPr>
        <w:t>the unit that corresponds to the presence of a screen will be turned on</w:t>
      </w:r>
      <w:r w:rsidR="00553E2C" w:rsidRPr="00DD768A">
        <w:rPr>
          <w:rFonts w:ascii="Times New Roman" w:hAnsi="Times New Roman" w:cs="Times New Roman"/>
          <w:spacing w:val="-2"/>
        </w:rPr>
        <w:t xml:space="preserve"> (this unit will have been turned off during the pretraining phase)</w:t>
      </w:r>
      <w:r w:rsidR="00B64031" w:rsidRPr="00DD768A">
        <w:rPr>
          <w:rFonts w:ascii="Times New Roman" w:hAnsi="Times New Roman" w:cs="Times New Roman"/>
          <w:spacing w:val="-2"/>
        </w:rPr>
        <w:t>.</w:t>
      </w:r>
      <w:r w:rsidR="00CE4F5A" w:rsidRPr="00DD768A">
        <w:rPr>
          <w:rFonts w:ascii="Times New Roman" w:hAnsi="Times New Roman" w:cs="Times New Roman"/>
          <w:spacing w:val="-2"/>
        </w:rPr>
        <w:t xml:space="preserve"> </w:t>
      </w:r>
      <w:r w:rsidR="009262F2" w:rsidRPr="00DD768A">
        <w:rPr>
          <w:rFonts w:ascii="Times New Roman" w:hAnsi="Times New Roman" w:cs="Times New Roman"/>
          <w:spacing w:val="-2"/>
        </w:rPr>
        <w:t>Following habituation, all networks</w:t>
      </w:r>
      <w:r w:rsidR="00BB0E65" w:rsidRPr="00DD768A">
        <w:rPr>
          <w:rFonts w:ascii="Times New Roman" w:hAnsi="Times New Roman" w:cs="Times New Roman"/>
          <w:spacing w:val="-2"/>
        </w:rPr>
        <w:t>, regardless of condition,</w:t>
      </w:r>
      <w:r w:rsidR="009262F2" w:rsidRPr="00DD768A">
        <w:rPr>
          <w:rFonts w:ascii="Times New Roman" w:hAnsi="Times New Roman" w:cs="Times New Roman"/>
          <w:spacing w:val="-2"/>
        </w:rPr>
        <w:t xml:space="preserve"> will be tested </w:t>
      </w:r>
      <w:r w:rsidR="00150E94" w:rsidRPr="00DD768A">
        <w:rPr>
          <w:rFonts w:ascii="Times New Roman" w:hAnsi="Times New Roman" w:cs="Times New Roman"/>
          <w:spacing w:val="-2"/>
        </w:rPr>
        <w:t>on a Contact and a No Contact test event but without the screen</w:t>
      </w:r>
      <w:r w:rsidR="0082307B" w:rsidRPr="00DD768A">
        <w:rPr>
          <w:rFonts w:ascii="Times New Roman" w:hAnsi="Times New Roman" w:cs="Times New Roman"/>
          <w:spacing w:val="-2"/>
        </w:rPr>
        <w:t xml:space="preserve"> (as is true </w:t>
      </w:r>
      <w:r w:rsidR="00231C13" w:rsidRPr="00DD768A">
        <w:rPr>
          <w:rFonts w:ascii="Times New Roman" w:hAnsi="Times New Roman" w:cs="Times New Roman"/>
          <w:spacing w:val="-2"/>
        </w:rPr>
        <w:t>with human infants in Studies 1 and 2</w:t>
      </w:r>
      <w:r w:rsidR="00F12065" w:rsidRPr="00DD768A">
        <w:rPr>
          <w:rFonts w:ascii="Times New Roman" w:hAnsi="Times New Roman" w:cs="Times New Roman"/>
          <w:spacing w:val="-2"/>
        </w:rPr>
        <w:t xml:space="preserve">). </w:t>
      </w:r>
      <w:r w:rsidR="003E0C0A">
        <w:rPr>
          <w:rFonts w:ascii="Times New Roman" w:hAnsi="Times New Roman" w:cs="Times New Roman"/>
          <w:spacing w:val="-2"/>
        </w:rPr>
        <w:t xml:space="preserve">I </w:t>
      </w:r>
      <w:r w:rsidR="00264FF3" w:rsidRPr="00DD768A">
        <w:rPr>
          <w:rFonts w:ascii="Times New Roman" w:hAnsi="Times New Roman" w:cs="Times New Roman"/>
          <w:spacing w:val="-2"/>
        </w:rPr>
        <w:t xml:space="preserve">will use </w:t>
      </w:r>
      <w:commentRangeStart w:id="60"/>
      <w:r w:rsidR="00264FF3" w:rsidRPr="00DD768A">
        <w:rPr>
          <w:rFonts w:ascii="Times New Roman" w:hAnsi="Times New Roman" w:cs="Times New Roman"/>
          <w:spacing w:val="-2"/>
        </w:rPr>
        <w:t xml:space="preserve">sum-squared error </w:t>
      </w:r>
      <w:r w:rsidR="00F12065" w:rsidRPr="00DD768A">
        <w:rPr>
          <w:rFonts w:ascii="Times New Roman" w:hAnsi="Times New Roman" w:cs="Times New Roman"/>
          <w:spacing w:val="-2"/>
        </w:rPr>
        <w:t xml:space="preserve">(SSE) </w:t>
      </w:r>
      <w:r w:rsidR="00264FF3" w:rsidRPr="00DD768A">
        <w:rPr>
          <w:rFonts w:ascii="Times New Roman" w:hAnsi="Times New Roman" w:cs="Times New Roman"/>
          <w:spacing w:val="-2"/>
        </w:rPr>
        <w:t>to assess how incongruous networks find a given test event</w:t>
      </w:r>
      <w:r w:rsidR="00DE4F57" w:rsidRPr="00DD768A">
        <w:rPr>
          <w:rFonts w:ascii="Times New Roman" w:hAnsi="Times New Roman" w:cs="Times New Roman"/>
          <w:spacing w:val="-2"/>
        </w:rPr>
        <w:t>.</w:t>
      </w:r>
      <w:commentRangeEnd w:id="60"/>
      <w:r w:rsidR="002E081D">
        <w:rPr>
          <w:rStyle w:val="CommentReference"/>
        </w:rPr>
        <w:commentReference w:id="60"/>
      </w:r>
      <w:r w:rsidR="00264FF3" w:rsidRPr="00DD768A">
        <w:rPr>
          <w:rFonts w:ascii="Times New Roman" w:hAnsi="Times New Roman" w:cs="Times New Roman"/>
          <w:spacing w:val="-2"/>
        </w:rPr>
        <w:t xml:space="preserve"> Networks should show greater error for those test events that are perceived as inconsistent.</w:t>
      </w:r>
      <w:r w:rsidR="00DE4F57" w:rsidRPr="00DD768A">
        <w:rPr>
          <w:rFonts w:ascii="Times New Roman" w:hAnsi="Times New Roman" w:cs="Times New Roman"/>
          <w:spacing w:val="-2"/>
        </w:rPr>
        <w:t xml:space="preserve"> </w:t>
      </w:r>
      <w:r w:rsidR="00F12065" w:rsidRPr="00DD768A">
        <w:rPr>
          <w:rFonts w:ascii="Times New Roman" w:hAnsi="Times New Roman" w:cs="Times New Roman"/>
          <w:spacing w:val="-2"/>
        </w:rPr>
        <w:t>The rationale for using SSE as a measure of learning is that p</w:t>
      </w:r>
      <w:r w:rsidR="00DE4F57" w:rsidRPr="00DD768A">
        <w:rPr>
          <w:rFonts w:ascii="Times New Roman" w:hAnsi="Times New Roman" w:cs="Times New Roman"/>
          <w:spacing w:val="-2"/>
        </w:rPr>
        <w:t xml:space="preserve">revious simulation studies have established a relationship between network </w:t>
      </w:r>
      <w:r w:rsidR="008A7B33" w:rsidRPr="00DD768A">
        <w:rPr>
          <w:rFonts w:ascii="Times New Roman" w:hAnsi="Times New Roman" w:cs="Times New Roman"/>
          <w:spacing w:val="-2"/>
        </w:rPr>
        <w:t>SSE</w:t>
      </w:r>
      <w:r w:rsidR="00DE4F57" w:rsidRPr="00DD768A">
        <w:rPr>
          <w:rFonts w:ascii="Times New Roman" w:hAnsi="Times New Roman" w:cs="Times New Roman"/>
          <w:spacing w:val="-2"/>
        </w:rPr>
        <w:t xml:space="preserve"> and infant looking time such that increases in looking time are related to increases in network </w:t>
      </w:r>
      <w:r w:rsidR="009F55CD" w:rsidRPr="00DD768A">
        <w:rPr>
          <w:rFonts w:ascii="Times New Roman" w:hAnsi="Times New Roman" w:cs="Times New Roman"/>
          <w:spacing w:val="-2"/>
        </w:rPr>
        <w:t>SSE</w:t>
      </w:r>
      <w:r w:rsidR="00DE4F57" w:rsidRPr="00DD768A">
        <w:rPr>
          <w:rFonts w:ascii="Times New Roman" w:hAnsi="Times New Roman" w:cs="Times New Roman"/>
          <w:spacing w:val="-2"/>
        </w:rPr>
        <w:t xml:space="preserve"> (e.g., </w:t>
      </w:r>
      <w:proofErr w:type="spellStart"/>
      <w:r w:rsidR="00C9189A" w:rsidRPr="00DD768A">
        <w:rPr>
          <w:rFonts w:ascii="Times New Roman" w:hAnsi="Times New Roman" w:cs="Times New Roman"/>
          <w:spacing w:val="-2"/>
        </w:rPr>
        <w:t>Mareschal</w:t>
      </w:r>
      <w:proofErr w:type="spellEnd"/>
      <w:r w:rsidR="00C9189A" w:rsidRPr="00DD768A">
        <w:rPr>
          <w:rFonts w:ascii="Times New Roman" w:hAnsi="Times New Roman" w:cs="Times New Roman"/>
          <w:spacing w:val="-2"/>
        </w:rPr>
        <w:t xml:space="preserve">, French, &amp; Quinn, 2000; </w:t>
      </w:r>
      <w:proofErr w:type="spellStart"/>
      <w:r w:rsidR="00DE4F57" w:rsidRPr="00DD768A">
        <w:rPr>
          <w:rFonts w:ascii="Times New Roman" w:hAnsi="Times New Roman" w:cs="Times New Roman"/>
          <w:spacing w:val="-2"/>
        </w:rPr>
        <w:t>Mareschal</w:t>
      </w:r>
      <w:proofErr w:type="spellEnd"/>
      <w:r w:rsidR="00DE4F57" w:rsidRPr="00DD768A">
        <w:rPr>
          <w:rFonts w:ascii="Times New Roman" w:hAnsi="Times New Roman" w:cs="Times New Roman"/>
          <w:spacing w:val="-2"/>
        </w:rPr>
        <w:t xml:space="preserve">, </w:t>
      </w:r>
      <w:r w:rsidR="0059058F" w:rsidRPr="00DD768A">
        <w:rPr>
          <w:rFonts w:ascii="Times New Roman" w:hAnsi="Times New Roman" w:cs="Times New Roman"/>
          <w:spacing w:val="-2"/>
        </w:rPr>
        <w:t>Quinn, French</w:t>
      </w:r>
      <w:r w:rsidR="00DE4F57" w:rsidRPr="00DD768A">
        <w:rPr>
          <w:rFonts w:ascii="Times New Roman" w:hAnsi="Times New Roman" w:cs="Times New Roman"/>
          <w:spacing w:val="-2"/>
        </w:rPr>
        <w:t>, 2002</w:t>
      </w:r>
      <w:r w:rsidR="003E0C0A">
        <w:rPr>
          <w:rFonts w:ascii="Times New Roman" w:hAnsi="Times New Roman" w:cs="Times New Roman"/>
          <w:spacing w:val="-2"/>
        </w:rPr>
        <w:t>; Rakison &amp; Benton, 2019</w:t>
      </w:r>
      <w:r w:rsidR="00DE4F57" w:rsidRPr="00DD768A">
        <w:rPr>
          <w:rFonts w:ascii="Times New Roman" w:hAnsi="Times New Roman" w:cs="Times New Roman"/>
          <w:spacing w:val="-2"/>
        </w:rPr>
        <w:t>).</w:t>
      </w:r>
      <w:r w:rsidR="005508FE" w:rsidRPr="00DD768A">
        <w:rPr>
          <w:rFonts w:ascii="Times New Roman" w:hAnsi="Times New Roman" w:cs="Times New Roman"/>
          <w:spacing w:val="-2"/>
        </w:rPr>
        <w:t xml:space="preserve"> The full predictions are laid out in Table </w:t>
      </w:r>
      <w:r w:rsidR="000219D8">
        <w:rPr>
          <w:rFonts w:ascii="Times New Roman" w:hAnsi="Times New Roman" w:cs="Times New Roman"/>
          <w:spacing w:val="-2"/>
        </w:rPr>
        <w:t xml:space="preserve">1 for </w:t>
      </w:r>
      <w:r w:rsidR="00BA7E7C">
        <w:rPr>
          <w:rFonts w:ascii="Times New Roman" w:hAnsi="Times New Roman" w:cs="Times New Roman"/>
          <w:spacing w:val="-2"/>
        </w:rPr>
        <w:t>networks (and perhaps by extension, infants) that learned a</w:t>
      </w:r>
      <w:r w:rsidR="000219D8">
        <w:rPr>
          <w:rFonts w:ascii="Times New Roman" w:hAnsi="Times New Roman" w:cs="Times New Roman"/>
          <w:spacing w:val="-2"/>
        </w:rPr>
        <w:t xml:space="preserve"> link between legs and the two types of causality</w:t>
      </w:r>
      <w:r w:rsidR="005508FE" w:rsidRPr="00DD768A">
        <w:rPr>
          <w:rFonts w:ascii="Times New Roman" w:hAnsi="Times New Roman" w:cs="Times New Roman"/>
          <w:spacing w:val="-2"/>
        </w:rPr>
        <w:t>, but in brief it is predicted</w:t>
      </w:r>
      <w:r w:rsidR="00BB5F5D">
        <w:rPr>
          <w:rFonts w:ascii="Times New Roman" w:hAnsi="Times New Roman" w:cs="Times New Roman"/>
          <w:spacing w:val="-2"/>
        </w:rPr>
        <w:t xml:space="preserve"> that</w:t>
      </w:r>
      <w:r w:rsidR="005508FE" w:rsidRPr="00DD768A">
        <w:rPr>
          <w:rFonts w:ascii="Times New Roman" w:hAnsi="Times New Roman" w:cs="Times New Roman"/>
          <w:spacing w:val="-2"/>
        </w:rPr>
        <w:t xml:space="preserve"> networks assigned to the People Condition should show equivalent </w:t>
      </w:r>
      <w:r w:rsidR="007A11ED" w:rsidRPr="00DD768A">
        <w:rPr>
          <w:rFonts w:ascii="Times New Roman" w:hAnsi="Times New Roman" w:cs="Times New Roman"/>
          <w:spacing w:val="-2"/>
        </w:rPr>
        <w:t>SSE</w:t>
      </w:r>
      <w:r w:rsidR="005508FE" w:rsidRPr="00DD768A">
        <w:rPr>
          <w:rFonts w:ascii="Times New Roman" w:hAnsi="Times New Roman" w:cs="Times New Roman"/>
          <w:spacing w:val="-2"/>
        </w:rPr>
        <w:t xml:space="preserve"> towards the Contact and No Contact test events</w:t>
      </w:r>
      <w:r w:rsidR="00BA7E7C">
        <w:rPr>
          <w:rFonts w:ascii="Times New Roman" w:hAnsi="Times New Roman" w:cs="Times New Roman"/>
          <w:spacing w:val="-2"/>
        </w:rPr>
        <w:t>.</w:t>
      </w:r>
      <w:r w:rsidR="00BA7E7C" w:rsidRPr="00DD768A">
        <w:rPr>
          <w:rFonts w:ascii="Times New Roman" w:hAnsi="Times New Roman" w:cs="Times New Roman"/>
          <w:spacing w:val="-2"/>
        </w:rPr>
        <w:t xml:space="preserve"> </w:t>
      </w:r>
      <w:r w:rsidR="00BA7E7C">
        <w:rPr>
          <w:rFonts w:ascii="Times New Roman" w:hAnsi="Times New Roman" w:cs="Times New Roman"/>
          <w:spacing w:val="-2"/>
        </w:rPr>
        <w:t>In contrast,</w:t>
      </w:r>
      <w:r w:rsidR="00BA7E7C" w:rsidRPr="00DD768A">
        <w:rPr>
          <w:rFonts w:ascii="Times New Roman" w:hAnsi="Times New Roman" w:cs="Times New Roman"/>
          <w:spacing w:val="-2"/>
        </w:rPr>
        <w:t xml:space="preserve"> </w:t>
      </w:r>
      <w:r w:rsidR="005508FE" w:rsidRPr="00DD768A">
        <w:rPr>
          <w:rFonts w:ascii="Times New Roman" w:hAnsi="Times New Roman" w:cs="Times New Roman"/>
          <w:spacing w:val="-2"/>
        </w:rPr>
        <w:t xml:space="preserve">networks assigned to the Inanimate Object condition should show greater </w:t>
      </w:r>
      <w:r w:rsidR="007A11ED" w:rsidRPr="00DD768A">
        <w:rPr>
          <w:rFonts w:ascii="Times New Roman" w:hAnsi="Times New Roman" w:cs="Times New Roman"/>
          <w:spacing w:val="-2"/>
        </w:rPr>
        <w:t>SSE</w:t>
      </w:r>
      <w:r w:rsidR="005508FE" w:rsidRPr="00DD768A">
        <w:rPr>
          <w:rFonts w:ascii="Times New Roman" w:hAnsi="Times New Roman" w:cs="Times New Roman"/>
          <w:spacing w:val="-2"/>
        </w:rPr>
        <w:t xml:space="preserve"> towards the No Contact test event than the Contact test event. This should only be true if networks learned that people</w:t>
      </w:r>
      <w:r w:rsidR="00DA5365">
        <w:rPr>
          <w:rFonts w:ascii="Times New Roman" w:hAnsi="Times New Roman" w:cs="Times New Roman"/>
          <w:spacing w:val="-2"/>
        </w:rPr>
        <w:t xml:space="preserve"> (i.e., entities with people parts)</w:t>
      </w:r>
      <w:r w:rsidR="005508FE" w:rsidRPr="00DD768A">
        <w:rPr>
          <w:rFonts w:ascii="Times New Roman" w:hAnsi="Times New Roman" w:cs="Times New Roman"/>
          <w:spacing w:val="-2"/>
        </w:rPr>
        <w:t xml:space="preserve">, but not inanimate objects, </w:t>
      </w:r>
      <w:r w:rsidR="007B7A2F" w:rsidRPr="00DD768A">
        <w:rPr>
          <w:rFonts w:ascii="Times New Roman" w:hAnsi="Times New Roman" w:cs="Times New Roman"/>
          <w:spacing w:val="-2"/>
        </w:rPr>
        <w:t xml:space="preserve">can cause action on contact as well as at a distance. In contrast, networks assigned to the Inanimate Object with People Parts condition in Simulation 2 should show equivalent error towards the Contact and No Contact test events if they learned that </w:t>
      </w:r>
      <w:r w:rsidR="007A11ED" w:rsidRPr="00DD768A">
        <w:rPr>
          <w:rFonts w:ascii="Times New Roman" w:hAnsi="Times New Roman" w:cs="Times New Roman"/>
          <w:spacing w:val="-2"/>
        </w:rPr>
        <w:t>some human part (the exact human part will, again, be based on data from Study 2)</w:t>
      </w:r>
      <w:r w:rsidR="007B7A2F" w:rsidRPr="00DD768A">
        <w:rPr>
          <w:rFonts w:ascii="Times New Roman" w:hAnsi="Times New Roman" w:cs="Times New Roman"/>
          <w:spacing w:val="-2"/>
        </w:rPr>
        <w:t xml:space="preserve"> is equally associated with contact and action-at-a-distance causality</w:t>
      </w:r>
      <w:r w:rsidR="00917E36" w:rsidRPr="00DD768A">
        <w:rPr>
          <w:rFonts w:ascii="Times New Roman" w:hAnsi="Times New Roman" w:cs="Times New Roman"/>
          <w:spacing w:val="-2"/>
        </w:rPr>
        <w:t xml:space="preserve">, whereas networks  assigned to the People with Object Parts condition should show greater error towards the No Contact test event than the Contact test event. This latter result </w:t>
      </w:r>
      <w:r w:rsidR="007A11ED" w:rsidRPr="00DD768A">
        <w:rPr>
          <w:rFonts w:ascii="Times New Roman" w:hAnsi="Times New Roman" w:cs="Times New Roman"/>
          <w:spacing w:val="-2"/>
        </w:rPr>
        <w:t>would be predicted if networks</w:t>
      </w:r>
      <w:r w:rsidR="00917E36" w:rsidRPr="00DD768A">
        <w:rPr>
          <w:rFonts w:ascii="Times New Roman" w:hAnsi="Times New Roman" w:cs="Times New Roman"/>
          <w:spacing w:val="-2"/>
        </w:rPr>
        <w:t xml:space="preserve"> learned that objects can only cause action on contact. Thus, observing an event in which a person with object parts causes action-at-a-distance should violate the part-causal </w:t>
      </w:r>
      <w:r w:rsidR="009C1E9F">
        <w:rPr>
          <w:rFonts w:ascii="Times New Roman" w:hAnsi="Times New Roman" w:cs="Times New Roman"/>
          <w:spacing w:val="-2"/>
        </w:rPr>
        <w:t>correlations</w:t>
      </w:r>
      <w:r w:rsidR="00917E36" w:rsidRPr="00DD768A">
        <w:rPr>
          <w:rFonts w:ascii="Times New Roman" w:hAnsi="Times New Roman" w:cs="Times New Roman"/>
          <w:spacing w:val="-2"/>
        </w:rPr>
        <w:t xml:space="preserve"> </w:t>
      </w:r>
      <w:r w:rsidR="003E59C1" w:rsidRPr="00DD768A">
        <w:rPr>
          <w:rFonts w:ascii="Times New Roman" w:hAnsi="Times New Roman" w:cs="Times New Roman"/>
          <w:spacing w:val="-2"/>
        </w:rPr>
        <w:t>that networks could have extracted during the pretraining phase.</w:t>
      </w:r>
      <w:r w:rsidR="005508FE" w:rsidRPr="00DD768A">
        <w:rPr>
          <w:rFonts w:ascii="Times New Roman" w:hAnsi="Times New Roman" w:cs="Times New Roman"/>
          <w:spacing w:val="-2"/>
        </w:rPr>
        <w:t xml:space="preserve"> </w:t>
      </w:r>
      <w:r w:rsidR="00DE4F57" w:rsidRPr="00DD768A">
        <w:rPr>
          <w:rFonts w:ascii="Times New Roman" w:hAnsi="Times New Roman" w:cs="Times New Roman"/>
          <w:spacing w:val="-2"/>
        </w:rPr>
        <w:t xml:space="preserve"> </w:t>
      </w:r>
      <w:commentRangeStart w:id="61"/>
      <w:r w:rsidR="00367B84">
        <w:rPr>
          <w:rFonts w:ascii="Times New Roman" w:hAnsi="Times New Roman" w:cs="Times New Roman"/>
          <w:spacing w:val="-2"/>
        </w:rPr>
        <w:t xml:space="preserve">Preliminary simulations </w:t>
      </w:r>
      <w:commentRangeEnd w:id="61"/>
      <w:r w:rsidR="003C4C41">
        <w:rPr>
          <w:rStyle w:val="CommentReference"/>
        </w:rPr>
        <w:commentReference w:id="61"/>
      </w:r>
      <w:r w:rsidR="00743581">
        <w:rPr>
          <w:rFonts w:ascii="Times New Roman" w:hAnsi="Times New Roman" w:cs="Times New Roman"/>
          <w:spacing w:val="-2"/>
        </w:rPr>
        <w:t>revealed</w:t>
      </w:r>
      <w:r w:rsidR="00200007">
        <w:rPr>
          <w:rFonts w:ascii="Times New Roman" w:hAnsi="Times New Roman" w:cs="Times New Roman"/>
          <w:spacing w:val="-2"/>
        </w:rPr>
        <w:t xml:space="preserve"> that the difference in “looking time”</w:t>
      </w:r>
      <w:r w:rsidR="006B7281">
        <w:rPr>
          <w:rFonts w:ascii="Times New Roman" w:hAnsi="Times New Roman" w:cs="Times New Roman"/>
          <w:spacing w:val="-2"/>
        </w:rPr>
        <w:t xml:space="preserve"> (i.e., difference in SSE)</w:t>
      </w:r>
      <w:r w:rsidR="00200007">
        <w:rPr>
          <w:rFonts w:ascii="Times New Roman" w:hAnsi="Times New Roman" w:cs="Times New Roman"/>
          <w:spacing w:val="-2"/>
        </w:rPr>
        <w:t xml:space="preserve"> between the No Contact and Contact test events was greater for models assigned to the Inanimate </w:t>
      </w:r>
      <w:r w:rsidR="00DC15DA">
        <w:rPr>
          <w:rFonts w:ascii="Times New Roman" w:hAnsi="Times New Roman" w:cs="Times New Roman"/>
          <w:spacing w:val="-2"/>
        </w:rPr>
        <w:t>Object c</w:t>
      </w:r>
      <w:r w:rsidR="00200007">
        <w:rPr>
          <w:rFonts w:ascii="Times New Roman" w:hAnsi="Times New Roman" w:cs="Times New Roman"/>
          <w:spacing w:val="-2"/>
        </w:rPr>
        <w:t>ondition (</w:t>
      </w:r>
      <w:proofErr w:type="spellStart"/>
      <w:r w:rsidR="00200007" w:rsidRPr="00672ADA">
        <w:rPr>
          <w:rFonts w:ascii="Times New Roman" w:hAnsi="Times New Roman" w:cs="Times New Roman"/>
          <w:i/>
          <w:iCs/>
          <w:spacing w:val="-2"/>
        </w:rPr>
        <w:t>M</w:t>
      </w:r>
      <w:r w:rsidR="00200007">
        <w:rPr>
          <w:rFonts w:ascii="Times New Roman" w:hAnsi="Times New Roman" w:cs="Times New Roman"/>
          <w:spacing w:val="-2"/>
          <w:vertAlign w:val="subscript"/>
        </w:rPr>
        <w:t>No</w:t>
      </w:r>
      <w:proofErr w:type="spellEnd"/>
      <w:r w:rsidR="00200007">
        <w:rPr>
          <w:rFonts w:ascii="Times New Roman" w:hAnsi="Times New Roman" w:cs="Times New Roman"/>
          <w:spacing w:val="-2"/>
          <w:vertAlign w:val="subscript"/>
        </w:rPr>
        <w:t xml:space="preserve">-Collision </w:t>
      </w:r>
      <w:r w:rsidR="00200007">
        <w:rPr>
          <w:rFonts w:ascii="Times New Roman" w:hAnsi="Times New Roman" w:cs="Times New Roman"/>
          <w:spacing w:val="-2"/>
        </w:rPr>
        <w:t xml:space="preserve">= 11.55, </w:t>
      </w:r>
      <w:proofErr w:type="spellStart"/>
      <w:r w:rsidR="00200007" w:rsidRPr="00672ADA">
        <w:rPr>
          <w:rFonts w:ascii="Times New Roman" w:hAnsi="Times New Roman" w:cs="Times New Roman"/>
          <w:i/>
          <w:iCs/>
          <w:spacing w:val="-2"/>
        </w:rPr>
        <w:t>M</w:t>
      </w:r>
      <w:r w:rsidR="00200007">
        <w:rPr>
          <w:rFonts w:ascii="Times New Roman" w:hAnsi="Times New Roman" w:cs="Times New Roman"/>
          <w:spacing w:val="-2"/>
          <w:vertAlign w:val="subscript"/>
        </w:rPr>
        <w:t>Collision</w:t>
      </w:r>
      <w:proofErr w:type="spellEnd"/>
      <w:r w:rsidR="00200007">
        <w:rPr>
          <w:rFonts w:ascii="Times New Roman" w:hAnsi="Times New Roman" w:cs="Times New Roman"/>
          <w:spacing w:val="-2"/>
          <w:vertAlign w:val="subscript"/>
        </w:rPr>
        <w:t xml:space="preserve"> </w:t>
      </w:r>
      <w:r w:rsidR="00200007">
        <w:rPr>
          <w:rFonts w:ascii="Times New Roman" w:hAnsi="Times New Roman" w:cs="Times New Roman"/>
          <w:spacing w:val="-2"/>
        </w:rPr>
        <w:t>= 8.73) than models assigned to the People condition (</w:t>
      </w:r>
      <w:proofErr w:type="spellStart"/>
      <w:r w:rsidR="006B7281" w:rsidRPr="001206C3">
        <w:rPr>
          <w:rFonts w:ascii="Times New Roman" w:hAnsi="Times New Roman" w:cs="Times New Roman"/>
          <w:i/>
          <w:iCs/>
          <w:spacing w:val="-2"/>
        </w:rPr>
        <w:t>M</w:t>
      </w:r>
      <w:r w:rsidR="006B7281">
        <w:rPr>
          <w:rFonts w:ascii="Times New Roman" w:hAnsi="Times New Roman" w:cs="Times New Roman"/>
          <w:spacing w:val="-2"/>
          <w:vertAlign w:val="subscript"/>
        </w:rPr>
        <w:t>No</w:t>
      </w:r>
      <w:proofErr w:type="spellEnd"/>
      <w:r w:rsidR="006B7281">
        <w:rPr>
          <w:rFonts w:ascii="Times New Roman" w:hAnsi="Times New Roman" w:cs="Times New Roman"/>
          <w:spacing w:val="-2"/>
          <w:vertAlign w:val="subscript"/>
        </w:rPr>
        <w:t xml:space="preserve">-Collision </w:t>
      </w:r>
      <w:r w:rsidR="006B7281">
        <w:rPr>
          <w:rFonts w:ascii="Times New Roman" w:hAnsi="Times New Roman" w:cs="Times New Roman"/>
          <w:spacing w:val="-2"/>
        </w:rPr>
        <w:t xml:space="preserve">= 8.6, </w:t>
      </w:r>
      <w:proofErr w:type="spellStart"/>
      <w:r w:rsidR="006B7281" w:rsidRPr="001206C3">
        <w:rPr>
          <w:rFonts w:ascii="Times New Roman" w:hAnsi="Times New Roman" w:cs="Times New Roman"/>
          <w:i/>
          <w:iCs/>
          <w:spacing w:val="-2"/>
        </w:rPr>
        <w:t>M</w:t>
      </w:r>
      <w:r w:rsidR="006B7281">
        <w:rPr>
          <w:rFonts w:ascii="Times New Roman" w:hAnsi="Times New Roman" w:cs="Times New Roman"/>
          <w:spacing w:val="-2"/>
          <w:vertAlign w:val="subscript"/>
        </w:rPr>
        <w:t>Collision</w:t>
      </w:r>
      <w:proofErr w:type="spellEnd"/>
      <w:r w:rsidR="006B7281">
        <w:rPr>
          <w:rFonts w:ascii="Times New Roman" w:hAnsi="Times New Roman" w:cs="Times New Roman"/>
          <w:spacing w:val="-2"/>
          <w:vertAlign w:val="subscript"/>
        </w:rPr>
        <w:t xml:space="preserve"> </w:t>
      </w:r>
      <w:r w:rsidR="006B7281">
        <w:rPr>
          <w:rFonts w:ascii="Times New Roman" w:hAnsi="Times New Roman" w:cs="Times New Roman"/>
          <w:spacing w:val="-2"/>
        </w:rPr>
        <w:t>= 8.3</w:t>
      </w:r>
      <w:r w:rsidR="00200007">
        <w:rPr>
          <w:rFonts w:ascii="Times New Roman" w:hAnsi="Times New Roman" w:cs="Times New Roman"/>
          <w:spacing w:val="-2"/>
        </w:rPr>
        <w:t xml:space="preserve">), </w:t>
      </w:r>
      <w:proofErr w:type="gramStart"/>
      <w:r w:rsidR="00200007" w:rsidRPr="001B1EA5">
        <w:rPr>
          <w:rFonts w:ascii="Times New Roman" w:hAnsi="Times New Roman" w:cs="Times New Roman"/>
          <w:i/>
          <w:iCs/>
          <w:spacing w:val="-2"/>
        </w:rPr>
        <w:t>t</w:t>
      </w:r>
      <w:r w:rsidR="00200007">
        <w:rPr>
          <w:rFonts w:ascii="Times New Roman" w:hAnsi="Times New Roman" w:cs="Times New Roman"/>
          <w:spacing w:val="-2"/>
        </w:rPr>
        <w:t>(</w:t>
      </w:r>
      <w:proofErr w:type="gramEnd"/>
      <w:r w:rsidR="006B7281">
        <w:rPr>
          <w:rFonts w:ascii="Times New Roman" w:hAnsi="Times New Roman" w:cs="Times New Roman"/>
          <w:spacing w:val="-2"/>
        </w:rPr>
        <w:t>62</w:t>
      </w:r>
      <w:r w:rsidR="00200007">
        <w:rPr>
          <w:rFonts w:ascii="Times New Roman" w:hAnsi="Times New Roman" w:cs="Times New Roman"/>
          <w:spacing w:val="-2"/>
        </w:rPr>
        <w:t xml:space="preserve">) = </w:t>
      </w:r>
      <w:r w:rsidR="009239B7">
        <w:rPr>
          <w:rFonts w:ascii="Times New Roman" w:hAnsi="Times New Roman" w:cs="Times New Roman"/>
          <w:spacing w:val="-2"/>
        </w:rPr>
        <w:t>57.58</w:t>
      </w:r>
      <w:r w:rsidR="00200007">
        <w:rPr>
          <w:rFonts w:ascii="Times New Roman" w:hAnsi="Times New Roman" w:cs="Times New Roman"/>
          <w:spacing w:val="-2"/>
        </w:rPr>
        <w:t xml:space="preserve">, </w:t>
      </w:r>
      <w:r w:rsidR="00200007">
        <w:rPr>
          <w:rFonts w:ascii="Times New Roman" w:hAnsi="Times New Roman" w:cs="Times New Roman"/>
          <w:i/>
          <w:iCs/>
          <w:spacing w:val="-2"/>
        </w:rPr>
        <w:t xml:space="preserve">p </w:t>
      </w:r>
      <w:r w:rsidR="00200007">
        <w:rPr>
          <w:rFonts w:ascii="Times New Roman" w:hAnsi="Times New Roman" w:cs="Times New Roman"/>
          <w:spacing w:val="-2"/>
        </w:rPr>
        <w:t>&lt; .0001</w:t>
      </w:r>
      <w:r w:rsidR="006B7281">
        <w:rPr>
          <w:rFonts w:ascii="Times New Roman" w:hAnsi="Times New Roman" w:cs="Times New Roman"/>
          <w:spacing w:val="-2"/>
        </w:rPr>
        <w:t xml:space="preserve">. </w:t>
      </w:r>
      <w:r w:rsidR="00743581">
        <w:rPr>
          <w:rFonts w:ascii="Times New Roman" w:hAnsi="Times New Roman" w:cs="Times New Roman"/>
          <w:spacing w:val="-2"/>
        </w:rPr>
        <w:t xml:space="preserve"> Importantly,</w:t>
      </w:r>
      <w:r w:rsidR="009A0395">
        <w:rPr>
          <w:rFonts w:ascii="Times New Roman" w:hAnsi="Times New Roman" w:cs="Times New Roman"/>
          <w:spacing w:val="-2"/>
        </w:rPr>
        <w:t xml:space="preserve"> in a follow-up simulation in which objects were given legs and people were given the bottom-halves of objects, </w:t>
      </w:r>
      <w:r w:rsidR="006B7281">
        <w:rPr>
          <w:rFonts w:ascii="Times New Roman" w:hAnsi="Times New Roman" w:cs="Times New Roman"/>
          <w:spacing w:val="-2"/>
        </w:rPr>
        <w:t xml:space="preserve">the difference in “looking time” between the No Contact and Contact test events was greater for models assigned to the </w:t>
      </w:r>
      <w:r w:rsidR="009239B7">
        <w:rPr>
          <w:rFonts w:ascii="Times New Roman" w:hAnsi="Times New Roman" w:cs="Times New Roman"/>
          <w:spacing w:val="-2"/>
        </w:rPr>
        <w:t>People with Object Legs</w:t>
      </w:r>
      <w:r w:rsidR="00DC15DA">
        <w:rPr>
          <w:rFonts w:ascii="Times New Roman" w:hAnsi="Times New Roman" w:cs="Times New Roman"/>
          <w:spacing w:val="-2"/>
        </w:rPr>
        <w:t xml:space="preserve"> c</w:t>
      </w:r>
      <w:r w:rsidR="006B7281">
        <w:rPr>
          <w:rFonts w:ascii="Times New Roman" w:hAnsi="Times New Roman" w:cs="Times New Roman"/>
          <w:spacing w:val="-2"/>
        </w:rPr>
        <w:t>ondition (</w:t>
      </w:r>
      <w:proofErr w:type="spellStart"/>
      <w:r w:rsidR="006B7281" w:rsidRPr="001206C3">
        <w:rPr>
          <w:rFonts w:ascii="Times New Roman" w:hAnsi="Times New Roman" w:cs="Times New Roman"/>
          <w:i/>
          <w:iCs/>
          <w:spacing w:val="-2"/>
        </w:rPr>
        <w:t>M</w:t>
      </w:r>
      <w:r w:rsidR="006B7281">
        <w:rPr>
          <w:rFonts w:ascii="Times New Roman" w:hAnsi="Times New Roman" w:cs="Times New Roman"/>
          <w:spacing w:val="-2"/>
          <w:vertAlign w:val="subscript"/>
        </w:rPr>
        <w:t>No</w:t>
      </w:r>
      <w:proofErr w:type="spellEnd"/>
      <w:r w:rsidR="006B7281">
        <w:rPr>
          <w:rFonts w:ascii="Times New Roman" w:hAnsi="Times New Roman" w:cs="Times New Roman"/>
          <w:spacing w:val="-2"/>
          <w:vertAlign w:val="subscript"/>
        </w:rPr>
        <w:t xml:space="preserve">-Collision </w:t>
      </w:r>
      <w:r w:rsidR="006B7281">
        <w:rPr>
          <w:rFonts w:ascii="Times New Roman" w:hAnsi="Times New Roman" w:cs="Times New Roman"/>
          <w:spacing w:val="-2"/>
        </w:rPr>
        <w:t xml:space="preserve">= </w:t>
      </w:r>
      <w:r w:rsidR="009239B7">
        <w:rPr>
          <w:rFonts w:ascii="Times New Roman" w:hAnsi="Times New Roman" w:cs="Times New Roman"/>
          <w:spacing w:val="-2"/>
        </w:rPr>
        <w:t>16.47</w:t>
      </w:r>
      <w:r w:rsidR="006B7281">
        <w:rPr>
          <w:rFonts w:ascii="Times New Roman" w:hAnsi="Times New Roman" w:cs="Times New Roman"/>
          <w:spacing w:val="-2"/>
        </w:rPr>
        <w:t xml:space="preserve">, </w:t>
      </w:r>
      <w:proofErr w:type="spellStart"/>
      <w:r w:rsidR="006B7281" w:rsidRPr="001206C3">
        <w:rPr>
          <w:rFonts w:ascii="Times New Roman" w:hAnsi="Times New Roman" w:cs="Times New Roman"/>
          <w:i/>
          <w:iCs/>
          <w:spacing w:val="-2"/>
        </w:rPr>
        <w:t>M</w:t>
      </w:r>
      <w:r w:rsidR="006B7281">
        <w:rPr>
          <w:rFonts w:ascii="Times New Roman" w:hAnsi="Times New Roman" w:cs="Times New Roman"/>
          <w:spacing w:val="-2"/>
          <w:vertAlign w:val="subscript"/>
        </w:rPr>
        <w:t>Collision</w:t>
      </w:r>
      <w:proofErr w:type="spellEnd"/>
      <w:r w:rsidR="006B7281">
        <w:rPr>
          <w:rFonts w:ascii="Times New Roman" w:hAnsi="Times New Roman" w:cs="Times New Roman"/>
          <w:spacing w:val="-2"/>
          <w:vertAlign w:val="subscript"/>
        </w:rPr>
        <w:t xml:space="preserve"> </w:t>
      </w:r>
      <w:r w:rsidR="006B7281">
        <w:rPr>
          <w:rFonts w:ascii="Times New Roman" w:hAnsi="Times New Roman" w:cs="Times New Roman"/>
          <w:spacing w:val="-2"/>
        </w:rPr>
        <w:t xml:space="preserve">= </w:t>
      </w:r>
      <w:r w:rsidR="009239B7">
        <w:rPr>
          <w:rFonts w:ascii="Times New Roman" w:hAnsi="Times New Roman" w:cs="Times New Roman"/>
          <w:spacing w:val="-2"/>
        </w:rPr>
        <w:t>12.08</w:t>
      </w:r>
      <w:r w:rsidR="006B7281">
        <w:rPr>
          <w:rFonts w:ascii="Times New Roman" w:hAnsi="Times New Roman" w:cs="Times New Roman"/>
          <w:spacing w:val="-2"/>
        </w:rPr>
        <w:t>) than models assigned to the People condition (</w:t>
      </w:r>
      <w:proofErr w:type="spellStart"/>
      <w:r w:rsidR="006B7281" w:rsidRPr="001206C3">
        <w:rPr>
          <w:rFonts w:ascii="Times New Roman" w:hAnsi="Times New Roman" w:cs="Times New Roman"/>
          <w:i/>
          <w:iCs/>
          <w:spacing w:val="-2"/>
        </w:rPr>
        <w:t>M</w:t>
      </w:r>
      <w:r w:rsidR="006B7281">
        <w:rPr>
          <w:rFonts w:ascii="Times New Roman" w:hAnsi="Times New Roman" w:cs="Times New Roman"/>
          <w:spacing w:val="-2"/>
          <w:vertAlign w:val="subscript"/>
        </w:rPr>
        <w:t>No</w:t>
      </w:r>
      <w:proofErr w:type="spellEnd"/>
      <w:r w:rsidR="006B7281">
        <w:rPr>
          <w:rFonts w:ascii="Times New Roman" w:hAnsi="Times New Roman" w:cs="Times New Roman"/>
          <w:spacing w:val="-2"/>
          <w:vertAlign w:val="subscript"/>
        </w:rPr>
        <w:t xml:space="preserve">-Collision </w:t>
      </w:r>
      <w:r w:rsidR="006B7281">
        <w:rPr>
          <w:rFonts w:ascii="Times New Roman" w:hAnsi="Times New Roman" w:cs="Times New Roman"/>
          <w:spacing w:val="-2"/>
        </w:rPr>
        <w:t xml:space="preserve">= </w:t>
      </w:r>
      <w:r w:rsidR="009239B7">
        <w:rPr>
          <w:rFonts w:ascii="Times New Roman" w:hAnsi="Times New Roman" w:cs="Times New Roman"/>
          <w:spacing w:val="-2"/>
        </w:rPr>
        <w:t>14.71</w:t>
      </w:r>
      <w:r w:rsidR="006B7281">
        <w:rPr>
          <w:rFonts w:ascii="Times New Roman" w:hAnsi="Times New Roman" w:cs="Times New Roman"/>
          <w:spacing w:val="-2"/>
        </w:rPr>
        <w:t xml:space="preserve">, </w:t>
      </w:r>
      <w:proofErr w:type="spellStart"/>
      <w:r w:rsidR="006B7281" w:rsidRPr="001206C3">
        <w:rPr>
          <w:rFonts w:ascii="Times New Roman" w:hAnsi="Times New Roman" w:cs="Times New Roman"/>
          <w:i/>
          <w:iCs/>
          <w:spacing w:val="-2"/>
        </w:rPr>
        <w:t>M</w:t>
      </w:r>
      <w:r w:rsidR="006B7281">
        <w:rPr>
          <w:rFonts w:ascii="Times New Roman" w:hAnsi="Times New Roman" w:cs="Times New Roman"/>
          <w:spacing w:val="-2"/>
          <w:vertAlign w:val="subscript"/>
        </w:rPr>
        <w:t>Collision</w:t>
      </w:r>
      <w:proofErr w:type="spellEnd"/>
      <w:r w:rsidR="006B7281">
        <w:rPr>
          <w:rFonts w:ascii="Times New Roman" w:hAnsi="Times New Roman" w:cs="Times New Roman"/>
          <w:spacing w:val="-2"/>
          <w:vertAlign w:val="subscript"/>
        </w:rPr>
        <w:t xml:space="preserve"> </w:t>
      </w:r>
      <w:r w:rsidR="006B7281">
        <w:rPr>
          <w:rFonts w:ascii="Times New Roman" w:hAnsi="Times New Roman" w:cs="Times New Roman"/>
          <w:spacing w:val="-2"/>
        </w:rPr>
        <w:t xml:space="preserve">= </w:t>
      </w:r>
      <w:r w:rsidR="009239B7">
        <w:rPr>
          <w:rFonts w:ascii="Times New Roman" w:hAnsi="Times New Roman" w:cs="Times New Roman"/>
          <w:spacing w:val="-2"/>
        </w:rPr>
        <w:t>13.57</w:t>
      </w:r>
      <w:r w:rsidR="006B7281">
        <w:rPr>
          <w:rFonts w:ascii="Times New Roman" w:hAnsi="Times New Roman" w:cs="Times New Roman"/>
          <w:spacing w:val="-2"/>
        </w:rPr>
        <w:t xml:space="preserve">), </w:t>
      </w:r>
      <w:r w:rsidR="006B7281" w:rsidRPr="001B1EA5">
        <w:rPr>
          <w:rFonts w:ascii="Times New Roman" w:hAnsi="Times New Roman" w:cs="Times New Roman"/>
          <w:i/>
          <w:iCs/>
          <w:spacing w:val="-2"/>
        </w:rPr>
        <w:t>t</w:t>
      </w:r>
      <w:r w:rsidR="006B7281">
        <w:rPr>
          <w:rFonts w:ascii="Times New Roman" w:hAnsi="Times New Roman" w:cs="Times New Roman"/>
          <w:spacing w:val="-2"/>
        </w:rPr>
        <w:t xml:space="preserve">(62) = </w:t>
      </w:r>
      <w:r w:rsidR="009239B7">
        <w:rPr>
          <w:rFonts w:ascii="Times New Roman" w:hAnsi="Times New Roman" w:cs="Times New Roman"/>
          <w:spacing w:val="-2"/>
        </w:rPr>
        <w:t>-63.72</w:t>
      </w:r>
      <w:r w:rsidR="006B7281">
        <w:rPr>
          <w:rFonts w:ascii="Times New Roman" w:hAnsi="Times New Roman" w:cs="Times New Roman"/>
          <w:spacing w:val="-2"/>
        </w:rPr>
        <w:t xml:space="preserve">, </w:t>
      </w:r>
      <w:r w:rsidR="006B7281">
        <w:rPr>
          <w:rFonts w:ascii="Times New Roman" w:hAnsi="Times New Roman" w:cs="Times New Roman"/>
          <w:i/>
          <w:iCs/>
          <w:spacing w:val="-2"/>
        </w:rPr>
        <w:t xml:space="preserve">p </w:t>
      </w:r>
      <w:r w:rsidR="006B7281">
        <w:rPr>
          <w:rFonts w:ascii="Times New Roman" w:hAnsi="Times New Roman" w:cs="Times New Roman"/>
          <w:spacing w:val="-2"/>
        </w:rPr>
        <w:t xml:space="preserve">&lt; .0001. </w:t>
      </w:r>
      <w:r w:rsidR="00672ADA">
        <w:rPr>
          <w:rFonts w:ascii="Times New Roman" w:hAnsi="Times New Roman" w:cs="Times New Roman"/>
          <w:spacing w:val="-2"/>
        </w:rPr>
        <w:t>These</w:t>
      </w:r>
      <w:r w:rsidR="009A0395">
        <w:rPr>
          <w:rFonts w:ascii="Times New Roman" w:hAnsi="Times New Roman" w:cs="Times New Roman"/>
          <w:spacing w:val="-2"/>
        </w:rPr>
        <w:t xml:space="preserve"> results</w:t>
      </w:r>
      <w:r w:rsidR="00887FC4">
        <w:rPr>
          <w:rFonts w:ascii="Times New Roman" w:hAnsi="Times New Roman" w:cs="Times New Roman"/>
          <w:spacing w:val="-2"/>
        </w:rPr>
        <w:t xml:space="preserve"> </w:t>
      </w:r>
      <w:r w:rsidR="00265EDB">
        <w:rPr>
          <w:rFonts w:ascii="Times New Roman" w:hAnsi="Times New Roman" w:cs="Times New Roman"/>
          <w:spacing w:val="-2"/>
        </w:rPr>
        <w:t>suggest that</w:t>
      </w:r>
      <w:r w:rsidR="00887FC4">
        <w:rPr>
          <w:rFonts w:ascii="Times New Roman" w:hAnsi="Times New Roman" w:cs="Times New Roman"/>
          <w:spacing w:val="-2"/>
        </w:rPr>
        <w:t xml:space="preserve"> infants’ looking behaviors </w:t>
      </w:r>
      <w:r w:rsidR="00265EDB">
        <w:rPr>
          <w:rFonts w:ascii="Times New Roman" w:hAnsi="Times New Roman" w:cs="Times New Roman"/>
          <w:spacing w:val="-2"/>
        </w:rPr>
        <w:t>c</w:t>
      </w:r>
      <w:r w:rsidR="00887FC4">
        <w:rPr>
          <w:rFonts w:ascii="Times New Roman" w:hAnsi="Times New Roman" w:cs="Times New Roman"/>
          <w:spacing w:val="-2"/>
        </w:rPr>
        <w:t xml:space="preserve">ould be based on learned associations between </w:t>
      </w:r>
      <w:proofErr w:type="gramStart"/>
      <w:r w:rsidR="00887FC4">
        <w:rPr>
          <w:rFonts w:ascii="Times New Roman" w:hAnsi="Times New Roman" w:cs="Times New Roman"/>
          <w:spacing w:val="-2"/>
        </w:rPr>
        <w:t>particular surface</w:t>
      </w:r>
      <w:proofErr w:type="gramEnd"/>
      <w:r w:rsidR="00887FC4">
        <w:rPr>
          <w:rFonts w:ascii="Times New Roman" w:hAnsi="Times New Roman" w:cs="Times New Roman"/>
          <w:spacing w:val="-2"/>
        </w:rPr>
        <w:t xml:space="preserve"> features and different kinds of causality. </w:t>
      </w:r>
      <w:commentRangeStart w:id="62"/>
      <w:r w:rsidR="00887FC4">
        <w:rPr>
          <w:rFonts w:ascii="Times New Roman" w:hAnsi="Times New Roman" w:cs="Times New Roman"/>
          <w:spacing w:val="-2"/>
        </w:rPr>
        <w:t>Crucially, these modeling results</w:t>
      </w:r>
      <w:r w:rsidR="00265EDB">
        <w:rPr>
          <w:rFonts w:ascii="Times New Roman" w:hAnsi="Times New Roman" w:cs="Times New Roman"/>
          <w:spacing w:val="-2"/>
        </w:rPr>
        <w:t xml:space="preserve"> will be treated as key predictions for Study 2.</w:t>
      </w:r>
      <w:r w:rsidR="00887FC4">
        <w:rPr>
          <w:rFonts w:ascii="Times New Roman" w:hAnsi="Times New Roman" w:cs="Times New Roman"/>
          <w:spacing w:val="-2"/>
        </w:rPr>
        <w:t xml:space="preserve"> </w:t>
      </w:r>
      <w:commentRangeEnd w:id="62"/>
      <w:r w:rsidR="003C4C41">
        <w:rPr>
          <w:rStyle w:val="CommentReference"/>
        </w:rPr>
        <w:commentReference w:id="62"/>
      </w:r>
    </w:p>
    <w:p w14:paraId="15426C70" w14:textId="789B1D65" w:rsidR="002C7224" w:rsidRPr="00DD768A" w:rsidRDefault="002C7224" w:rsidP="002C7224">
      <w:pPr>
        <w:spacing w:line="240" w:lineRule="exact"/>
        <w:contextualSpacing/>
        <w:jc w:val="both"/>
        <w:rPr>
          <w:rFonts w:ascii="Times New Roman" w:hAnsi="Times New Roman" w:cs="Times New Roman"/>
          <w:spacing w:val="-2"/>
        </w:rPr>
      </w:pPr>
      <w:r w:rsidRPr="00236693">
        <w:rPr>
          <w:rFonts w:ascii="Times New Roman" w:hAnsi="Times New Roman" w:cs="Times New Roman"/>
          <w:b/>
          <w:bCs/>
          <w:spacing w:val="-2"/>
          <w:u w:val="single"/>
        </w:rPr>
        <w:t>Measures and analyses.</w:t>
      </w:r>
      <w:r w:rsidRPr="00DD768A">
        <w:rPr>
          <w:rFonts w:ascii="Times New Roman" w:hAnsi="Times New Roman" w:cs="Times New Roman"/>
          <w:spacing w:val="-2"/>
        </w:rPr>
        <w:t xml:space="preserve"> The analyses for this study will be identical to stud</w:t>
      </w:r>
      <w:r>
        <w:rPr>
          <w:rFonts w:ascii="Times New Roman" w:hAnsi="Times New Roman" w:cs="Times New Roman"/>
          <w:spacing w:val="-2"/>
        </w:rPr>
        <w:t>ies</w:t>
      </w:r>
      <w:r w:rsidRPr="00DD768A">
        <w:rPr>
          <w:rFonts w:ascii="Times New Roman" w:hAnsi="Times New Roman" w:cs="Times New Roman"/>
          <w:spacing w:val="-2"/>
        </w:rPr>
        <w:t xml:space="preserve"> 1 </w:t>
      </w:r>
      <w:r>
        <w:rPr>
          <w:rFonts w:ascii="Times New Roman" w:hAnsi="Times New Roman" w:cs="Times New Roman"/>
          <w:spacing w:val="-2"/>
        </w:rPr>
        <w:t xml:space="preserve">and </w:t>
      </w:r>
      <w:commentRangeStart w:id="63"/>
      <w:r>
        <w:rPr>
          <w:rFonts w:ascii="Times New Roman" w:hAnsi="Times New Roman" w:cs="Times New Roman"/>
          <w:spacing w:val="-2"/>
        </w:rPr>
        <w:t>2</w:t>
      </w:r>
      <w:commentRangeEnd w:id="63"/>
      <w:r w:rsidR="00D20BD3">
        <w:rPr>
          <w:rStyle w:val="CommentReference"/>
        </w:rPr>
        <w:commentReference w:id="63"/>
      </w:r>
      <w:r w:rsidRPr="00DD768A">
        <w:rPr>
          <w:rFonts w:ascii="Times New Roman" w:hAnsi="Times New Roman" w:cs="Times New Roman"/>
          <w:spacing w:val="-2"/>
        </w:rPr>
        <w:t>.</w:t>
      </w:r>
    </w:p>
    <w:p w14:paraId="681F5666" w14:textId="77777777" w:rsidR="002C7224" w:rsidRPr="00DD768A" w:rsidRDefault="002C7224" w:rsidP="006B7281">
      <w:pPr>
        <w:spacing w:line="240" w:lineRule="exact"/>
        <w:ind w:firstLine="720"/>
        <w:contextualSpacing/>
        <w:jc w:val="both"/>
        <w:rPr>
          <w:rFonts w:ascii="Times New Roman" w:hAnsi="Times New Roman" w:cs="Times New Roman"/>
          <w:spacing w:val="-2"/>
        </w:rPr>
      </w:pPr>
    </w:p>
    <w:sectPr w:rsidR="002C7224" w:rsidRPr="00DD768A" w:rsidSect="00837A49">
      <w:pgSz w:w="12240" w:h="15840"/>
      <w:pgMar w:top="720" w:right="720" w:bottom="72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my Needham" w:date="2022-09-26T13:51:00Z" w:initials="AN">
    <w:p w14:paraId="1FD65B8B" w14:textId="77777777" w:rsidR="00940CA4" w:rsidRDefault="00940CA4" w:rsidP="00F31C84">
      <w:r>
        <w:rPr>
          <w:rStyle w:val="CommentReference"/>
        </w:rPr>
        <w:annotationRef/>
      </w:r>
      <w:r>
        <w:rPr>
          <w:sz w:val="20"/>
          <w:szCs w:val="20"/>
        </w:rPr>
        <w:t xml:space="preserve">appreciate instead of “see”? </w:t>
      </w:r>
    </w:p>
  </w:comment>
  <w:comment w:id="1" w:author="Amy Needham" w:date="2022-09-26T13:52:00Z" w:initials="AN">
    <w:p w14:paraId="3EE4E11E" w14:textId="77777777" w:rsidR="00940CA4" w:rsidRDefault="00940CA4" w:rsidP="009D6FD1">
      <w:r>
        <w:rPr>
          <w:rStyle w:val="CommentReference"/>
        </w:rPr>
        <w:annotationRef/>
      </w:r>
      <w:r>
        <w:rPr>
          <w:sz w:val="20"/>
          <w:szCs w:val="20"/>
        </w:rPr>
        <w:t>Efficacious and inefficacious are difficult words to read/say. Maybe effective and ineffective instead?</w:t>
      </w:r>
    </w:p>
  </w:comment>
  <w:comment w:id="2" w:author="Amy Needham" w:date="2022-09-26T13:55:00Z" w:initials="AN">
    <w:p w14:paraId="622B5C5F" w14:textId="77777777" w:rsidR="00940CA4" w:rsidRDefault="00940CA4" w:rsidP="008B55A7">
      <w:r>
        <w:rPr>
          <w:rStyle w:val="CommentReference"/>
        </w:rPr>
        <w:annotationRef/>
      </w:r>
      <w:r>
        <w:rPr>
          <w:sz w:val="20"/>
          <w:szCs w:val="20"/>
        </w:rPr>
        <w:t>I would change to ‘by 10 months of age’. Folks from the Baillargeon camp have findings showing some understanding of launching events before 6m. Not a fight you want to get in the middle of!</w:t>
      </w:r>
    </w:p>
  </w:comment>
  <w:comment w:id="3" w:author="Amy Needham" w:date="2022-09-26T13:54:00Z" w:initials="AN">
    <w:p w14:paraId="41776FDF" w14:textId="6C5CF23C" w:rsidR="00940CA4" w:rsidRDefault="00940CA4" w:rsidP="00B961AA">
      <w:r>
        <w:rPr>
          <w:rStyle w:val="CommentReference"/>
        </w:rPr>
        <w:annotationRef/>
      </w:r>
      <w:r>
        <w:rPr>
          <w:sz w:val="20"/>
          <w:szCs w:val="20"/>
        </w:rPr>
        <w:t>Some edits here would help a lot. I don’t like starting sentences with the authors names (usually there is a better way to word things), and to use this twice in consecutive sentences is certainly too much.</w:t>
      </w:r>
    </w:p>
  </w:comment>
  <w:comment w:id="4" w:author="Amy Needham" w:date="2022-09-26T14:01:00Z" w:initials="AN">
    <w:p w14:paraId="7094E397" w14:textId="77777777" w:rsidR="000A2026" w:rsidRDefault="000A2026" w:rsidP="0000212C">
      <w:r>
        <w:rPr>
          <w:rStyle w:val="CommentReference"/>
        </w:rPr>
        <w:annotationRef/>
      </w:r>
      <w:r>
        <w:rPr>
          <w:sz w:val="20"/>
          <w:szCs w:val="20"/>
        </w:rPr>
        <w:t>Reporting L&amp;K’s interpretation puts some distance between your own beliefs and theirs. How do you interpret their findings?</w:t>
      </w:r>
    </w:p>
  </w:comment>
  <w:comment w:id="17" w:author="Amy Needham" w:date="2022-09-26T14:02:00Z" w:initials="AN">
    <w:p w14:paraId="15857CB8" w14:textId="77777777" w:rsidR="002B6DDA" w:rsidRDefault="002B6DDA" w:rsidP="005277FD">
      <w:r>
        <w:rPr>
          <w:rStyle w:val="CommentReference"/>
        </w:rPr>
        <w:annotationRef/>
      </w:r>
      <w:r>
        <w:rPr>
          <w:sz w:val="20"/>
          <w:szCs w:val="20"/>
        </w:rPr>
        <w:t>This alternate explanation needs more explanation earlier. It’s not clear how this wiggling during the familiarization phase would work to produce the pattern of results the authors obtained.</w:t>
      </w:r>
    </w:p>
  </w:comment>
  <w:comment w:id="18" w:author="Amy Needham" w:date="2022-09-26T14:03:00Z" w:initials="AN">
    <w:p w14:paraId="1B614978" w14:textId="77777777" w:rsidR="002B6DDA" w:rsidRDefault="002B6DDA" w:rsidP="00042825">
      <w:r>
        <w:rPr>
          <w:rStyle w:val="CommentReference"/>
        </w:rPr>
        <w:annotationRef/>
      </w:r>
      <w:r>
        <w:rPr>
          <w:sz w:val="20"/>
          <w:szCs w:val="20"/>
        </w:rPr>
        <w:t>How does this limitation differ from the 2nd limitation?</w:t>
      </w:r>
    </w:p>
  </w:comment>
  <w:comment w:id="20" w:author="Amy Needham" w:date="2022-09-26T14:05:00Z" w:initials="AN">
    <w:p w14:paraId="5B762150" w14:textId="77777777" w:rsidR="00507AB3" w:rsidRDefault="002B6DDA" w:rsidP="005D1846">
      <w:r>
        <w:rPr>
          <w:rStyle w:val="CommentReference"/>
        </w:rPr>
        <w:annotationRef/>
      </w:r>
      <w:r w:rsidR="00507AB3">
        <w:rPr>
          <w:sz w:val="20"/>
          <w:szCs w:val="20"/>
        </w:rPr>
        <w:t>The fact that eyes would be quite salient to babies needs no explanation (IMHO), but legs? Why would legs be so salient? Legs may not even be very visible to young babies (according to head cam videos), whereas faces/eyes certainly are more visible. And hands really are, too.</w:t>
      </w:r>
    </w:p>
  </w:comment>
  <w:comment w:id="21" w:author="Amy Needham" w:date="2022-09-26T14:10:00Z" w:initials="AN">
    <w:p w14:paraId="762AFDFE" w14:textId="77777777" w:rsidR="00507AB3" w:rsidRDefault="00507AB3" w:rsidP="00EE07E7">
      <w:r>
        <w:rPr>
          <w:rStyle w:val="CommentReference"/>
        </w:rPr>
        <w:annotationRef/>
      </w:r>
      <w:r>
        <w:rPr>
          <w:sz w:val="20"/>
          <w:szCs w:val="20"/>
        </w:rPr>
        <w:t>Avoid using same phrase twice in one sentence.</w:t>
      </w:r>
    </w:p>
  </w:comment>
  <w:comment w:id="22" w:author="Amy Needham" w:date="2022-09-26T14:13:00Z" w:initials="AN">
    <w:p w14:paraId="09644BBA" w14:textId="77777777" w:rsidR="005C6514" w:rsidRDefault="005C6514" w:rsidP="00F41F4F">
      <w:r>
        <w:rPr>
          <w:rStyle w:val="CommentReference"/>
        </w:rPr>
        <w:annotationRef/>
      </w:r>
      <w:r>
        <w:rPr>
          <w:sz w:val="20"/>
          <w:szCs w:val="20"/>
        </w:rPr>
        <w:t>I don’t think replication is innovative. Important, yes. Innovative? No. Also, having 5 aspects of innovation dilutes the things you want reviewers to focus on, which I think are using both behavioral and modeling approaches to your studies.</w:t>
      </w:r>
    </w:p>
  </w:comment>
  <w:comment w:id="25" w:author="Amy Needham" w:date="2022-09-26T14:14:00Z" w:initials="AN">
    <w:p w14:paraId="6DD8A5D0" w14:textId="77777777" w:rsidR="005C6514" w:rsidRDefault="005C6514" w:rsidP="00CA5B6F">
      <w:r>
        <w:rPr>
          <w:rStyle w:val="CommentReference"/>
        </w:rPr>
        <w:annotationRef/>
      </w:r>
      <w:r>
        <w:rPr>
          <w:sz w:val="20"/>
          <w:szCs w:val="20"/>
        </w:rPr>
        <w:t>Still not sure exactly what you’re referring to here.</w:t>
      </w:r>
    </w:p>
  </w:comment>
  <w:comment w:id="45" w:author="Amy Needham" w:date="2022-09-26T14:24:00Z" w:initials="AN">
    <w:p w14:paraId="26439171" w14:textId="77777777" w:rsidR="00217305" w:rsidRDefault="00217305" w:rsidP="006B6AF9">
      <w:r>
        <w:rPr>
          <w:rStyle w:val="CommentReference"/>
        </w:rPr>
        <w:annotationRef/>
      </w:r>
      <w:r>
        <w:rPr>
          <w:sz w:val="20"/>
          <w:szCs w:val="20"/>
        </w:rPr>
        <w:t>Not sure if this is solving the innateness problem or just pushing the same problem back by 3 months. 4 months is still a long time to learn about the animate/inanimate distinction.</w:t>
      </w:r>
    </w:p>
  </w:comment>
  <w:comment w:id="46" w:author="Amy Needham" w:date="2022-09-26T14:25:00Z" w:initials="AN">
    <w:p w14:paraId="1D2ED8C6" w14:textId="77777777" w:rsidR="00D967C5" w:rsidRDefault="00217305" w:rsidP="00C97ACE">
      <w:r>
        <w:rPr>
          <w:rStyle w:val="CommentReference"/>
        </w:rPr>
        <w:annotationRef/>
      </w:r>
      <w:r w:rsidR="00D967C5">
        <w:rPr>
          <w:sz w:val="20"/>
          <w:szCs w:val="20"/>
        </w:rPr>
        <w:t xml:space="preserve">I’m worried that these stimuli are not going to look very animate. Animate people walk, they don’t slide. Couldn’t they just be like Barbie dolls? If so, they wouldn’t engage in action at a distance. To resolve this problem, one idea is to make both the animate and inanimate objects move in familiarization. The inanimate objects could be spun (like a top) by a hand, whereas the People could dance like they did in the Spelke study. So, in this version, there would be movement for both conditions, but the movement would be begun by a hand for the inanimate objects and would be self-generated for the animate objects. </w:t>
      </w:r>
    </w:p>
  </w:comment>
  <w:comment w:id="47" w:author="Amy Needham" w:date="2022-09-26T14:31:00Z" w:initials="AN">
    <w:p w14:paraId="48ECA8E1" w14:textId="77777777" w:rsidR="00D967C5" w:rsidRDefault="00D967C5" w:rsidP="00EB2D3B">
      <w:r>
        <w:rPr>
          <w:rStyle w:val="CommentReference"/>
        </w:rPr>
        <w:annotationRef/>
      </w:r>
      <w:r>
        <w:rPr>
          <w:sz w:val="20"/>
          <w:szCs w:val="20"/>
        </w:rPr>
        <w:t>Developmental progression = powerful!</w:t>
      </w:r>
    </w:p>
  </w:comment>
  <w:comment w:id="48" w:author="Amy Needham" w:date="2022-09-26T15:10:00Z" w:initials="AN">
    <w:p w14:paraId="6F33C544" w14:textId="77777777" w:rsidR="007002F7" w:rsidRDefault="00C54A33" w:rsidP="00962E6B">
      <w:r>
        <w:rPr>
          <w:rStyle w:val="CommentReference"/>
        </w:rPr>
        <w:annotationRef/>
      </w:r>
      <w:r w:rsidR="007002F7">
        <w:rPr>
          <w:sz w:val="20"/>
          <w:szCs w:val="20"/>
        </w:rPr>
        <w:t>OMG have to admit my head is swimming with all of these groups. And then I’m thinking is a person more than the sum of its parts?</w:t>
      </w:r>
    </w:p>
  </w:comment>
  <w:comment w:id="49" w:author="Amy Needham" w:date="2022-09-26T15:12:00Z" w:initials="AN">
    <w:p w14:paraId="606059A9" w14:textId="77777777" w:rsidR="007002F7" w:rsidRDefault="007002F7" w:rsidP="00061C7C">
      <w:r>
        <w:rPr>
          <w:rStyle w:val="CommentReference"/>
        </w:rPr>
        <w:annotationRef/>
      </w:r>
      <w:r>
        <w:rPr>
          <w:sz w:val="20"/>
          <w:szCs w:val="20"/>
        </w:rPr>
        <w:t xml:space="preserve">Probably a good idea to include a figure showing an object with people parts, too. </w:t>
      </w:r>
    </w:p>
  </w:comment>
  <w:comment w:id="50" w:author="Amy Needham" w:date="2022-09-26T15:16:00Z" w:initials="AN">
    <w:p w14:paraId="5661195A" w14:textId="77777777" w:rsidR="007002F7" w:rsidRDefault="007002F7" w:rsidP="00036EF1">
      <w:r>
        <w:rPr>
          <w:rStyle w:val="CommentReference"/>
        </w:rPr>
        <w:annotationRef/>
      </w:r>
      <w:r>
        <w:rPr>
          <w:sz w:val="20"/>
          <w:szCs w:val="20"/>
        </w:rPr>
        <w:t>Is the main thing differentiating an object with people parts form a person with object parts just whether the thing has a majority of its surface area people-looking or object-looking?</w:t>
      </w:r>
    </w:p>
  </w:comment>
  <w:comment w:id="51" w:author="Amy Needham" w:date="2022-09-26T15:13:00Z" w:initials="AN">
    <w:p w14:paraId="5C6DB77C" w14:textId="623BBE50" w:rsidR="007002F7" w:rsidRDefault="007002F7" w:rsidP="00962698">
      <w:r>
        <w:rPr>
          <w:rStyle w:val="CommentReference"/>
        </w:rPr>
        <w:annotationRef/>
      </w:r>
      <w:r>
        <w:rPr>
          <w:sz w:val="20"/>
          <w:szCs w:val="20"/>
        </w:rPr>
        <w:t>I thought person on right was woman with a blue skirt on.</w:t>
      </w:r>
    </w:p>
  </w:comment>
  <w:comment w:id="56" w:author="Amy Needham" w:date="2022-09-26T15:33:00Z" w:initials="AN">
    <w:p w14:paraId="6A1BB1F3" w14:textId="77777777" w:rsidR="002E081D" w:rsidRDefault="002E081D" w:rsidP="009A6F88">
      <w:r>
        <w:rPr>
          <w:rStyle w:val="CommentReference"/>
        </w:rPr>
        <w:annotationRef/>
      </w:r>
      <w:r>
        <w:rPr>
          <w:sz w:val="20"/>
          <w:szCs w:val="20"/>
        </w:rPr>
        <w:t>Oh dear! Is this the first mention of gendered stimuli? I’m confused.</w:t>
      </w:r>
    </w:p>
  </w:comment>
  <w:comment w:id="57" w:author="Amy Needham" w:date="2022-09-26T14:36:00Z" w:initials="AN">
    <w:p w14:paraId="68F835BC" w14:textId="67A281AC" w:rsidR="005F29C5" w:rsidRDefault="005F29C5" w:rsidP="00291918">
      <w:r>
        <w:rPr>
          <w:rStyle w:val="CommentReference"/>
        </w:rPr>
        <w:annotationRef/>
      </w:r>
      <w:r>
        <w:rPr>
          <w:sz w:val="20"/>
          <w:szCs w:val="20"/>
        </w:rPr>
        <w:t>Not sure what a compact representation is.</w:t>
      </w:r>
    </w:p>
  </w:comment>
  <w:comment w:id="58" w:author="Amy Needham" w:date="2022-09-26T14:38:00Z" w:initials="AN">
    <w:p w14:paraId="7CADBEEA" w14:textId="77777777" w:rsidR="005F29C5" w:rsidRDefault="005F29C5" w:rsidP="00F66868">
      <w:r>
        <w:rPr>
          <w:rStyle w:val="CommentReference"/>
        </w:rPr>
        <w:annotationRef/>
      </w:r>
      <w:r>
        <w:rPr>
          <w:sz w:val="20"/>
          <w:szCs w:val="20"/>
        </w:rPr>
        <w:t>Confusing</w:t>
      </w:r>
    </w:p>
  </w:comment>
  <w:comment w:id="59" w:author="Amy Needham" w:date="2022-09-26T14:39:00Z" w:initials="AN">
    <w:p w14:paraId="6B7B8654" w14:textId="77777777" w:rsidR="002E081D" w:rsidRDefault="00D20BD3" w:rsidP="004B549A">
      <w:r>
        <w:rPr>
          <w:rStyle w:val="CommentReference"/>
        </w:rPr>
        <w:annotationRef/>
      </w:r>
      <w:r w:rsidR="002E081D">
        <w:rPr>
          <w:sz w:val="20"/>
          <w:szCs w:val="20"/>
        </w:rPr>
        <w:t>So, the input varies only in amount, not qualitatively? This is not consistent with some of Linda Smith’s head cam footage that shows that the kind of input infants sample from the environment varies over age (even if only point of view, but if course there are other things).</w:t>
      </w:r>
      <w:r w:rsidR="002E081D">
        <w:rPr>
          <w:sz w:val="20"/>
          <w:szCs w:val="20"/>
        </w:rPr>
        <w:cr/>
        <w:t xml:space="preserve">Not citing this naturalistic video footage that shows what infant visual input is actually like is a missed opportunity. </w:t>
      </w:r>
    </w:p>
  </w:comment>
  <w:comment w:id="60" w:author="Amy Needham" w:date="2022-09-26T15:36:00Z" w:initials="AN">
    <w:p w14:paraId="3019117F" w14:textId="77777777" w:rsidR="002E081D" w:rsidRDefault="002E081D" w:rsidP="00FD43A8">
      <w:r>
        <w:rPr>
          <w:rStyle w:val="CommentReference"/>
        </w:rPr>
        <w:annotationRef/>
      </w:r>
      <w:r>
        <w:rPr>
          <w:sz w:val="20"/>
          <w:szCs w:val="20"/>
        </w:rPr>
        <w:t>This is cool!</w:t>
      </w:r>
    </w:p>
  </w:comment>
  <w:comment w:id="61" w:author="Amy Needham" w:date="2022-09-26T15:39:00Z" w:initials="AN">
    <w:p w14:paraId="6E5E1535" w14:textId="77777777" w:rsidR="003C4C41" w:rsidRDefault="003C4C41" w:rsidP="00170140">
      <w:r>
        <w:rPr>
          <w:rStyle w:val="CommentReference"/>
        </w:rPr>
        <w:annotationRef/>
      </w:r>
      <w:r>
        <w:rPr>
          <w:sz w:val="20"/>
          <w:szCs w:val="20"/>
        </w:rPr>
        <w:t>I would highlight this quite a bit more! It looks really good! Is there a way of indicating how close these simulations are to the actual results?</w:t>
      </w:r>
    </w:p>
  </w:comment>
  <w:comment w:id="62" w:author="Amy Needham" w:date="2022-09-26T15:40:00Z" w:initials="AN">
    <w:p w14:paraId="16BBD71F" w14:textId="77777777" w:rsidR="003C4C41" w:rsidRDefault="003C4C41" w:rsidP="00541A8E">
      <w:r>
        <w:rPr>
          <w:rStyle w:val="CommentReference"/>
        </w:rPr>
        <w:annotationRef/>
      </w:r>
      <w:r>
        <w:rPr>
          <w:sz w:val="20"/>
          <w:szCs w:val="20"/>
        </w:rPr>
        <w:t>I don’t understand this. Why would you not include this earlier as part of your predictions for Study 2?</w:t>
      </w:r>
    </w:p>
  </w:comment>
  <w:comment w:id="63" w:author="Amy Needham" w:date="2022-09-26T14:42:00Z" w:initials="AN">
    <w:p w14:paraId="13D78707" w14:textId="2240C2A3" w:rsidR="00D20BD3" w:rsidRDefault="00D20BD3" w:rsidP="00927568">
      <w:r>
        <w:rPr>
          <w:rStyle w:val="CommentReference"/>
        </w:rPr>
        <w:annotationRef/>
      </w:r>
      <w:r>
        <w:rPr>
          <w:sz w:val="20"/>
          <w:szCs w:val="20"/>
        </w:rPr>
        <w:t>You need a summarizing statement of some kind to convey why your proposal is important and why it should be funded.</w:t>
      </w:r>
    </w:p>
    <w:p w14:paraId="5FE8112E" w14:textId="77777777" w:rsidR="00D20BD3" w:rsidRDefault="00D20BD3" w:rsidP="00927568"/>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FD65B8B" w15:done="0"/>
  <w15:commentEx w15:paraId="3EE4E11E" w15:done="0"/>
  <w15:commentEx w15:paraId="622B5C5F" w15:done="0"/>
  <w15:commentEx w15:paraId="41776FDF" w15:done="0"/>
  <w15:commentEx w15:paraId="7094E397" w15:done="0"/>
  <w15:commentEx w15:paraId="15857CB8" w15:done="0"/>
  <w15:commentEx w15:paraId="1B614978" w15:done="0"/>
  <w15:commentEx w15:paraId="5B762150" w15:done="0"/>
  <w15:commentEx w15:paraId="762AFDFE" w15:done="0"/>
  <w15:commentEx w15:paraId="09644BBA" w15:done="0"/>
  <w15:commentEx w15:paraId="6DD8A5D0" w15:done="0"/>
  <w15:commentEx w15:paraId="26439171" w15:done="0"/>
  <w15:commentEx w15:paraId="1D2ED8C6" w15:done="0"/>
  <w15:commentEx w15:paraId="48ECA8E1" w15:done="0"/>
  <w15:commentEx w15:paraId="6F33C544" w15:done="0"/>
  <w15:commentEx w15:paraId="606059A9" w15:paraIdParent="6F33C544" w15:done="0"/>
  <w15:commentEx w15:paraId="5661195A" w15:paraIdParent="6F33C544" w15:done="0"/>
  <w15:commentEx w15:paraId="5C6DB77C" w15:done="0"/>
  <w15:commentEx w15:paraId="6A1BB1F3" w15:done="0"/>
  <w15:commentEx w15:paraId="68F835BC" w15:done="0"/>
  <w15:commentEx w15:paraId="7CADBEEA" w15:done="0"/>
  <w15:commentEx w15:paraId="6B7B8654" w15:done="0"/>
  <w15:commentEx w15:paraId="3019117F" w15:done="0"/>
  <w15:commentEx w15:paraId="6E5E1535" w15:done="0"/>
  <w15:commentEx w15:paraId="16BBD71F" w15:done="0"/>
  <w15:commentEx w15:paraId="5FE8112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DC2CCF" w16cex:dateUtc="2022-09-26T18:51:00Z"/>
  <w16cex:commentExtensible w16cex:durableId="26DC2D1D" w16cex:dateUtc="2022-09-26T18:52:00Z"/>
  <w16cex:commentExtensible w16cex:durableId="26DC2DE5" w16cex:dateUtc="2022-09-26T18:55:00Z"/>
  <w16cex:commentExtensible w16cex:durableId="26DC2D9B" w16cex:dateUtc="2022-09-26T18:54:00Z"/>
  <w16cex:commentExtensible w16cex:durableId="26DC2F26" w16cex:dateUtc="2022-09-26T19:01:00Z"/>
  <w16cex:commentExtensible w16cex:durableId="26DC2F8B" w16cex:dateUtc="2022-09-26T19:02:00Z"/>
  <w16cex:commentExtensible w16cex:durableId="26DC2FBB" w16cex:dateUtc="2022-09-26T19:03:00Z"/>
  <w16cex:commentExtensible w16cex:durableId="26DC303E" w16cex:dateUtc="2022-09-26T19:05:00Z"/>
  <w16cex:commentExtensible w16cex:durableId="26DC313B" w16cex:dateUtc="2022-09-26T19:10:00Z"/>
  <w16cex:commentExtensible w16cex:durableId="26DC3208" w16cex:dateUtc="2022-09-26T19:13:00Z"/>
  <w16cex:commentExtensible w16cex:durableId="26DC3232" w16cex:dateUtc="2022-09-26T19:14:00Z"/>
  <w16cex:commentExtensible w16cex:durableId="26DC3480" w16cex:dateUtc="2022-09-26T19:24:00Z"/>
  <w16cex:commentExtensible w16cex:durableId="26DC34E7" w16cex:dateUtc="2022-09-26T19:25:00Z"/>
  <w16cex:commentExtensible w16cex:durableId="26DC365E" w16cex:dateUtc="2022-09-26T19:31:00Z"/>
  <w16cex:commentExtensible w16cex:durableId="26DC3F78" w16cex:dateUtc="2022-09-26T20:10:00Z"/>
  <w16cex:commentExtensible w16cex:durableId="26DC3FF0" w16cex:dateUtc="2022-09-26T20:12:00Z"/>
  <w16cex:commentExtensible w16cex:durableId="26DC40C4" w16cex:dateUtc="2022-09-26T20:16:00Z"/>
  <w16cex:commentExtensible w16cex:durableId="26DC402B" w16cex:dateUtc="2022-09-26T20:13:00Z"/>
  <w16cex:commentExtensible w16cex:durableId="26DC44C5" w16cex:dateUtc="2022-09-26T20:33:00Z"/>
  <w16cex:commentExtensible w16cex:durableId="26DC3773" w16cex:dateUtc="2022-09-26T19:36:00Z"/>
  <w16cex:commentExtensible w16cex:durableId="26DC37D1" w16cex:dateUtc="2022-09-26T19:38:00Z"/>
  <w16cex:commentExtensible w16cex:durableId="26DC3834" w16cex:dateUtc="2022-09-26T19:39:00Z"/>
  <w16cex:commentExtensible w16cex:durableId="26DC457B" w16cex:dateUtc="2022-09-26T20:36:00Z"/>
  <w16cex:commentExtensible w16cex:durableId="26DC463D" w16cex:dateUtc="2022-09-26T20:39:00Z"/>
  <w16cex:commentExtensible w16cex:durableId="26DC4688" w16cex:dateUtc="2022-09-26T20:40:00Z"/>
  <w16cex:commentExtensible w16cex:durableId="26DC38C4" w16cex:dateUtc="2022-09-26T19: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FD65B8B" w16cid:durableId="26DC2CCF"/>
  <w16cid:commentId w16cid:paraId="3EE4E11E" w16cid:durableId="26DC2D1D"/>
  <w16cid:commentId w16cid:paraId="622B5C5F" w16cid:durableId="26DC2DE5"/>
  <w16cid:commentId w16cid:paraId="41776FDF" w16cid:durableId="26DC2D9B"/>
  <w16cid:commentId w16cid:paraId="7094E397" w16cid:durableId="26DC2F26"/>
  <w16cid:commentId w16cid:paraId="15857CB8" w16cid:durableId="26DC2F8B"/>
  <w16cid:commentId w16cid:paraId="1B614978" w16cid:durableId="26DC2FBB"/>
  <w16cid:commentId w16cid:paraId="5B762150" w16cid:durableId="26DC303E"/>
  <w16cid:commentId w16cid:paraId="762AFDFE" w16cid:durableId="26DC313B"/>
  <w16cid:commentId w16cid:paraId="09644BBA" w16cid:durableId="26DC3208"/>
  <w16cid:commentId w16cid:paraId="6DD8A5D0" w16cid:durableId="26DC3232"/>
  <w16cid:commentId w16cid:paraId="26439171" w16cid:durableId="26DC3480"/>
  <w16cid:commentId w16cid:paraId="1D2ED8C6" w16cid:durableId="26DC34E7"/>
  <w16cid:commentId w16cid:paraId="48ECA8E1" w16cid:durableId="26DC365E"/>
  <w16cid:commentId w16cid:paraId="6F33C544" w16cid:durableId="26DC3F78"/>
  <w16cid:commentId w16cid:paraId="606059A9" w16cid:durableId="26DC3FF0"/>
  <w16cid:commentId w16cid:paraId="5661195A" w16cid:durableId="26DC40C4"/>
  <w16cid:commentId w16cid:paraId="5C6DB77C" w16cid:durableId="26DC402B"/>
  <w16cid:commentId w16cid:paraId="6A1BB1F3" w16cid:durableId="26DC44C5"/>
  <w16cid:commentId w16cid:paraId="68F835BC" w16cid:durableId="26DC3773"/>
  <w16cid:commentId w16cid:paraId="7CADBEEA" w16cid:durableId="26DC37D1"/>
  <w16cid:commentId w16cid:paraId="6B7B8654" w16cid:durableId="26DC3834"/>
  <w16cid:commentId w16cid:paraId="3019117F" w16cid:durableId="26DC457B"/>
  <w16cid:commentId w16cid:paraId="6E5E1535" w16cid:durableId="26DC463D"/>
  <w16cid:commentId w16cid:paraId="16BBD71F" w16cid:durableId="26DC4688"/>
  <w16cid:commentId w16cid:paraId="5FE8112E" w16cid:durableId="26DC38C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my Needham">
    <w15:presenceInfo w15:providerId="Windows Live" w15:userId="5d9990a57f78b8f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7A49"/>
    <w:rsid w:val="0000353F"/>
    <w:rsid w:val="00004D44"/>
    <w:rsid w:val="00005599"/>
    <w:rsid w:val="00014D29"/>
    <w:rsid w:val="0001720C"/>
    <w:rsid w:val="00020755"/>
    <w:rsid w:val="000219D8"/>
    <w:rsid w:val="0003001D"/>
    <w:rsid w:val="0004025D"/>
    <w:rsid w:val="00040E34"/>
    <w:rsid w:val="00044700"/>
    <w:rsid w:val="0004777C"/>
    <w:rsid w:val="000477F9"/>
    <w:rsid w:val="0004790B"/>
    <w:rsid w:val="00062CE2"/>
    <w:rsid w:val="0006663C"/>
    <w:rsid w:val="00066746"/>
    <w:rsid w:val="00074CD9"/>
    <w:rsid w:val="00090221"/>
    <w:rsid w:val="00091786"/>
    <w:rsid w:val="000A2026"/>
    <w:rsid w:val="000A30FC"/>
    <w:rsid w:val="000B2FB2"/>
    <w:rsid w:val="000D4EB9"/>
    <w:rsid w:val="000E1A4F"/>
    <w:rsid w:val="000E2865"/>
    <w:rsid w:val="000E38C1"/>
    <w:rsid w:val="000F193B"/>
    <w:rsid w:val="000F72F2"/>
    <w:rsid w:val="001005FC"/>
    <w:rsid w:val="00100BA2"/>
    <w:rsid w:val="00103821"/>
    <w:rsid w:val="001055E6"/>
    <w:rsid w:val="00107297"/>
    <w:rsid w:val="001117DE"/>
    <w:rsid w:val="001178DC"/>
    <w:rsid w:val="001201EB"/>
    <w:rsid w:val="00122A9A"/>
    <w:rsid w:val="00124832"/>
    <w:rsid w:val="00125F75"/>
    <w:rsid w:val="0014022C"/>
    <w:rsid w:val="0014271F"/>
    <w:rsid w:val="00143EE1"/>
    <w:rsid w:val="001476CF"/>
    <w:rsid w:val="00150E94"/>
    <w:rsid w:val="0015251A"/>
    <w:rsid w:val="001637C7"/>
    <w:rsid w:val="001653CD"/>
    <w:rsid w:val="00167645"/>
    <w:rsid w:val="00170C33"/>
    <w:rsid w:val="00172F60"/>
    <w:rsid w:val="001741DD"/>
    <w:rsid w:val="00174F24"/>
    <w:rsid w:val="00182877"/>
    <w:rsid w:val="00185513"/>
    <w:rsid w:val="00185D73"/>
    <w:rsid w:val="00186F1C"/>
    <w:rsid w:val="0019084C"/>
    <w:rsid w:val="00190FA2"/>
    <w:rsid w:val="001926BD"/>
    <w:rsid w:val="00193669"/>
    <w:rsid w:val="001A49C2"/>
    <w:rsid w:val="001B1EA5"/>
    <w:rsid w:val="001B40D8"/>
    <w:rsid w:val="001E3B37"/>
    <w:rsid w:val="001E64D5"/>
    <w:rsid w:val="001F0E5C"/>
    <w:rsid w:val="001F1FC9"/>
    <w:rsid w:val="00200007"/>
    <w:rsid w:val="00200DAB"/>
    <w:rsid w:val="00201282"/>
    <w:rsid w:val="00217305"/>
    <w:rsid w:val="00227D71"/>
    <w:rsid w:val="00231C13"/>
    <w:rsid w:val="00234556"/>
    <w:rsid w:val="00236693"/>
    <w:rsid w:val="00250B85"/>
    <w:rsid w:val="00256DA9"/>
    <w:rsid w:val="00264FF3"/>
    <w:rsid w:val="00265EDB"/>
    <w:rsid w:val="00266B83"/>
    <w:rsid w:val="00270CA6"/>
    <w:rsid w:val="002710B2"/>
    <w:rsid w:val="00274952"/>
    <w:rsid w:val="0028210D"/>
    <w:rsid w:val="002929CF"/>
    <w:rsid w:val="0029513A"/>
    <w:rsid w:val="002A0396"/>
    <w:rsid w:val="002A7DCA"/>
    <w:rsid w:val="002B4C1C"/>
    <w:rsid w:val="002B5D63"/>
    <w:rsid w:val="002B6DDA"/>
    <w:rsid w:val="002C1BE5"/>
    <w:rsid w:val="002C3B6D"/>
    <w:rsid w:val="002C7224"/>
    <w:rsid w:val="002D2BBE"/>
    <w:rsid w:val="002D4E1E"/>
    <w:rsid w:val="002D59DB"/>
    <w:rsid w:val="002D5F32"/>
    <w:rsid w:val="002D626B"/>
    <w:rsid w:val="002E022D"/>
    <w:rsid w:val="002E081D"/>
    <w:rsid w:val="002E238C"/>
    <w:rsid w:val="002F52E3"/>
    <w:rsid w:val="002F5E41"/>
    <w:rsid w:val="002F77F1"/>
    <w:rsid w:val="00301A84"/>
    <w:rsid w:val="003037A6"/>
    <w:rsid w:val="00321D75"/>
    <w:rsid w:val="00323F5B"/>
    <w:rsid w:val="00333450"/>
    <w:rsid w:val="003479F2"/>
    <w:rsid w:val="0035760B"/>
    <w:rsid w:val="00361DC5"/>
    <w:rsid w:val="00367B84"/>
    <w:rsid w:val="00372FE9"/>
    <w:rsid w:val="003754DF"/>
    <w:rsid w:val="00376454"/>
    <w:rsid w:val="0038022D"/>
    <w:rsid w:val="00387C34"/>
    <w:rsid w:val="0039039F"/>
    <w:rsid w:val="00396A5A"/>
    <w:rsid w:val="003A1DB7"/>
    <w:rsid w:val="003A3E82"/>
    <w:rsid w:val="003A5675"/>
    <w:rsid w:val="003A65C7"/>
    <w:rsid w:val="003B6C37"/>
    <w:rsid w:val="003C360E"/>
    <w:rsid w:val="003C4C41"/>
    <w:rsid w:val="003C686E"/>
    <w:rsid w:val="003D0B48"/>
    <w:rsid w:val="003D10D3"/>
    <w:rsid w:val="003D4F40"/>
    <w:rsid w:val="003D7B3E"/>
    <w:rsid w:val="003E0C0A"/>
    <w:rsid w:val="003E1C9A"/>
    <w:rsid w:val="003E2377"/>
    <w:rsid w:val="003E3666"/>
    <w:rsid w:val="003E42B1"/>
    <w:rsid w:val="003E59C1"/>
    <w:rsid w:val="003E71D6"/>
    <w:rsid w:val="00401525"/>
    <w:rsid w:val="00406A8B"/>
    <w:rsid w:val="00412E1F"/>
    <w:rsid w:val="00416B0E"/>
    <w:rsid w:val="004174F8"/>
    <w:rsid w:val="004365B3"/>
    <w:rsid w:val="00437DF2"/>
    <w:rsid w:val="00444A29"/>
    <w:rsid w:val="004478D1"/>
    <w:rsid w:val="00452DDA"/>
    <w:rsid w:val="004538C1"/>
    <w:rsid w:val="00453DCC"/>
    <w:rsid w:val="0045708E"/>
    <w:rsid w:val="00465855"/>
    <w:rsid w:val="00465C7F"/>
    <w:rsid w:val="00474736"/>
    <w:rsid w:val="0048443F"/>
    <w:rsid w:val="00490F94"/>
    <w:rsid w:val="004A0C26"/>
    <w:rsid w:val="004A11EA"/>
    <w:rsid w:val="004B3F78"/>
    <w:rsid w:val="004C016A"/>
    <w:rsid w:val="004C7E52"/>
    <w:rsid w:val="004D0494"/>
    <w:rsid w:val="004D38AE"/>
    <w:rsid w:val="004D4123"/>
    <w:rsid w:val="004E3B6D"/>
    <w:rsid w:val="004F2EF9"/>
    <w:rsid w:val="00502B1B"/>
    <w:rsid w:val="00502F37"/>
    <w:rsid w:val="00504483"/>
    <w:rsid w:val="00505F33"/>
    <w:rsid w:val="00506C38"/>
    <w:rsid w:val="00507AB3"/>
    <w:rsid w:val="00515D05"/>
    <w:rsid w:val="00515EFC"/>
    <w:rsid w:val="00521FCF"/>
    <w:rsid w:val="00523BFC"/>
    <w:rsid w:val="00527CF2"/>
    <w:rsid w:val="00527CFE"/>
    <w:rsid w:val="005339AF"/>
    <w:rsid w:val="00540376"/>
    <w:rsid w:val="005508FE"/>
    <w:rsid w:val="005528AD"/>
    <w:rsid w:val="005532CA"/>
    <w:rsid w:val="00553E2C"/>
    <w:rsid w:val="005557D3"/>
    <w:rsid w:val="0056362C"/>
    <w:rsid w:val="00564A5E"/>
    <w:rsid w:val="00570668"/>
    <w:rsid w:val="005715DF"/>
    <w:rsid w:val="00573D46"/>
    <w:rsid w:val="00575460"/>
    <w:rsid w:val="0057620E"/>
    <w:rsid w:val="00580AEE"/>
    <w:rsid w:val="005834A6"/>
    <w:rsid w:val="0059058F"/>
    <w:rsid w:val="00595C4D"/>
    <w:rsid w:val="005A0710"/>
    <w:rsid w:val="005A10E4"/>
    <w:rsid w:val="005A1E21"/>
    <w:rsid w:val="005A63E9"/>
    <w:rsid w:val="005B0DA3"/>
    <w:rsid w:val="005C0681"/>
    <w:rsid w:val="005C2DBC"/>
    <w:rsid w:val="005C5D2C"/>
    <w:rsid w:val="005C6514"/>
    <w:rsid w:val="005C76C2"/>
    <w:rsid w:val="005D1486"/>
    <w:rsid w:val="005E1AF9"/>
    <w:rsid w:val="005E4D4D"/>
    <w:rsid w:val="005F29C5"/>
    <w:rsid w:val="005F441E"/>
    <w:rsid w:val="005F5330"/>
    <w:rsid w:val="00605DF4"/>
    <w:rsid w:val="00610E3F"/>
    <w:rsid w:val="00612CBE"/>
    <w:rsid w:val="00625CCF"/>
    <w:rsid w:val="00625D2F"/>
    <w:rsid w:val="00633273"/>
    <w:rsid w:val="00646DD6"/>
    <w:rsid w:val="006620B6"/>
    <w:rsid w:val="006627C3"/>
    <w:rsid w:val="00664393"/>
    <w:rsid w:val="00670AB7"/>
    <w:rsid w:val="00672ADA"/>
    <w:rsid w:val="00680FF8"/>
    <w:rsid w:val="006870BC"/>
    <w:rsid w:val="0069599A"/>
    <w:rsid w:val="006B7281"/>
    <w:rsid w:val="006C0151"/>
    <w:rsid w:val="006C139F"/>
    <w:rsid w:val="006D489F"/>
    <w:rsid w:val="006E0854"/>
    <w:rsid w:val="006F50AD"/>
    <w:rsid w:val="007002F7"/>
    <w:rsid w:val="007036EF"/>
    <w:rsid w:val="007114B1"/>
    <w:rsid w:val="007156F3"/>
    <w:rsid w:val="00716901"/>
    <w:rsid w:val="00720AC5"/>
    <w:rsid w:val="007261AA"/>
    <w:rsid w:val="00743581"/>
    <w:rsid w:val="00752982"/>
    <w:rsid w:val="00752B16"/>
    <w:rsid w:val="00752E66"/>
    <w:rsid w:val="00757451"/>
    <w:rsid w:val="007608B7"/>
    <w:rsid w:val="00762D4E"/>
    <w:rsid w:val="0077178E"/>
    <w:rsid w:val="00781055"/>
    <w:rsid w:val="007836F2"/>
    <w:rsid w:val="00785FFF"/>
    <w:rsid w:val="007920CC"/>
    <w:rsid w:val="007A11ED"/>
    <w:rsid w:val="007A52E2"/>
    <w:rsid w:val="007A5829"/>
    <w:rsid w:val="007A6E33"/>
    <w:rsid w:val="007B1F34"/>
    <w:rsid w:val="007B32B8"/>
    <w:rsid w:val="007B54EE"/>
    <w:rsid w:val="007B7A2F"/>
    <w:rsid w:val="007C416F"/>
    <w:rsid w:val="007C59D4"/>
    <w:rsid w:val="007D18EC"/>
    <w:rsid w:val="007D5A7C"/>
    <w:rsid w:val="007D768C"/>
    <w:rsid w:val="007E34B9"/>
    <w:rsid w:val="007E707A"/>
    <w:rsid w:val="007E720D"/>
    <w:rsid w:val="007E75BA"/>
    <w:rsid w:val="007F2FB3"/>
    <w:rsid w:val="0081448A"/>
    <w:rsid w:val="0082307B"/>
    <w:rsid w:val="00826370"/>
    <w:rsid w:val="00837A49"/>
    <w:rsid w:val="0084273C"/>
    <w:rsid w:val="00843452"/>
    <w:rsid w:val="0086195B"/>
    <w:rsid w:val="008664CF"/>
    <w:rsid w:val="008744F1"/>
    <w:rsid w:val="008753C7"/>
    <w:rsid w:val="008766A9"/>
    <w:rsid w:val="008778F3"/>
    <w:rsid w:val="00887FC4"/>
    <w:rsid w:val="00895441"/>
    <w:rsid w:val="008961BC"/>
    <w:rsid w:val="008A1932"/>
    <w:rsid w:val="008A3148"/>
    <w:rsid w:val="008A4074"/>
    <w:rsid w:val="008A7B33"/>
    <w:rsid w:val="008B74AA"/>
    <w:rsid w:val="008B7527"/>
    <w:rsid w:val="008C1455"/>
    <w:rsid w:val="008D66F5"/>
    <w:rsid w:val="008E0CE7"/>
    <w:rsid w:val="008E1727"/>
    <w:rsid w:val="008F0F78"/>
    <w:rsid w:val="008F119E"/>
    <w:rsid w:val="00902A38"/>
    <w:rsid w:val="00903212"/>
    <w:rsid w:val="00917E36"/>
    <w:rsid w:val="009210AE"/>
    <w:rsid w:val="009239B7"/>
    <w:rsid w:val="00925C23"/>
    <w:rsid w:val="009262F2"/>
    <w:rsid w:val="009360C5"/>
    <w:rsid w:val="00937EF0"/>
    <w:rsid w:val="00940CA4"/>
    <w:rsid w:val="00943437"/>
    <w:rsid w:val="009448B5"/>
    <w:rsid w:val="0094766C"/>
    <w:rsid w:val="00952F87"/>
    <w:rsid w:val="009552E1"/>
    <w:rsid w:val="0095530C"/>
    <w:rsid w:val="00956E3C"/>
    <w:rsid w:val="00957090"/>
    <w:rsid w:val="00960292"/>
    <w:rsid w:val="0096450C"/>
    <w:rsid w:val="009650F4"/>
    <w:rsid w:val="0096686F"/>
    <w:rsid w:val="009804FC"/>
    <w:rsid w:val="00980ADB"/>
    <w:rsid w:val="00980D71"/>
    <w:rsid w:val="009A0395"/>
    <w:rsid w:val="009A6F14"/>
    <w:rsid w:val="009B3ECE"/>
    <w:rsid w:val="009B4587"/>
    <w:rsid w:val="009B756D"/>
    <w:rsid w:val="009C1E9F"/>
    <w:rsid w:val="009D09BC"/>
    <w:rsid w:val="009D1AFC"/>
    <w:rsid w:val="009D7801"/>
    <w:rsid w:val="009E2391"/>
    <w:rsid w:val="009E27F1"/>
    <w:rsid w:val="009E4543"/>
    <w:rsid w:val="009E52C8"/>
    <w:rsid w:val="009F372E"/>
    <w:rsid w:val="009F55CD"/>
    <w:rsid w:val="009F62CD"/>
    <w:rsid w:val="009F6864"/>
    <w:rsid w:val="00A005AA"/>
    <w:rsid w:val="00A0575D"/>
    <w:rsid w:val="00A071CD"/>
    <w:rsid w:val="00A100C9"/>
    <w:rsid w:val="00A13FDE"/>
    <w:rsid w:val="00A241C4"/>
    <w:rsid w:val="00A37DDB"/>
    <w:rsid w:val="00A45B60"/>
    <w:rsid w:val="00A52C68"/>
    <w:rsid w:val="00A564DB"/>
    <w:rsid w:val="00A60FBB"/>
    <w:rsid w:val="00A70394"/>
    <w:rsid w:val="00A72F4B"/>
    <w:rsid w:val="00A77407"/>
    <w:rsid w:val="00A80DA2"/>
    <w:rsid w:val="00AA1C8A"/>
    <w:rsid w:val="00AA6A0E"/>
    <w:rsid w:val="00AB0025"/>
    <w:rsid w:val="00AB0CCB"/>
    <w:rsid w:val="00AB1C4D"/>
    <w:rsid w:val="00AB46B4"/>
    <w:rsid w:val="00AB4C81"/>
    <w:rsid w:val="00AB500A"/>
    <w:rsid w:val="00AC1514"/>
    <w:rsid w:val="00AC7BEF"/>
    <w:rsid w:val="00AF153C"/>
    <w:rsid w:val="00AF33D7"/>
    <w:rsid w:val="00AF7A24"/>
    <w:rsid w:val="00B004A5"/>
    <w:rsid w:val="00B00E1F"/>
    <w:rsid w:val="00B044B1"/>
    <w:rsid w:val="00B11834"/>
    <w:rsid w:val="00B136EA"/>
    <w:rsid w:val="00B149B7"/>
    <w:rsid w:val="00B2574B"/>
    <w:rsid w:val="00B30F97"/>
    <w:rsid w:val="00B35236"/>
    <w:rsid w:val="00B37EB1"/>
    <w:rsid w:val="00B43ACA"/>
    <w:rsid w:val="00B44E45"/>
    <w:rsid w:val="00B56250"/>
    <w:rsid w:val="00B625B4"/>
    <w:rsid w:val="00B6334B"/>
    <w:rsid w:val="00B64031"/>
    <w:rsid w:val="00B66D8F"/>
    <w:rsid w:val="00B70080"/>
    <w:rsid w:val="00B765BA"/>
    <w:rsid w:val="00B76AC1"/>
    <w:rsid w:val="00B82E64"/>
    <w:rsid w:val="00B87B81"/>
    <w:rsid w:val="00B962D5"/>
    <w:rsid w:val="00B96FF9"/>
    <w:rsid w:val="00BA04F1"/>
    <w:rsid w:val="00BA7E7C"/>
    <w:rsid w:val="00BB0E65"/>
    <w:rsid w:val="00BB5F5D"/>
    <w:rsid w:val="00BC043A"/>
    <w:rsid w:val="00BC7CF6"/>
    <w:rsid w:val="00BD1A65"/>
    <w:rsid w:val="00BD283E"/>
    <w:rsid w:val="00BD75C7"/>
    <w:rsid w:val="00BE372B"/>
    <w:rsid w:val="00BE6EC2"/>
    <w:rsid w:val="00BF30D4"/>
    <w:rsid w:val="00C1016A"/>
    <w:rsid w:val="00C171BD"/>
    <w:rsid w:val="00C175FB"/>
    <w:rsid w:val="00C23D75"/>
    <w:rsid w:val="00C315C3"/>
    <w:rsid w:val="00C429C7"/>
    <w:rsid w:val="00C54A33"/>
    <w:rsid w:val="00C6191F"/>
    <w:rsid w:val="00C63106"/>
    <w:rsid w:val="00C714DF"/>
    <w:rsid w:val="00C720C6"/>
    <w:rsid w:val="00C81CB8"/>
    <w:rsid w:val="00C9189A"/>
    <w:rsid w:val="00C923D9"/>
    <w:rsid w:val="00C92B07"/>
    <w:rsid w:val="00CA0955"/>
    <w:rsid w:val="00CA2889"/>
    <w:rsid w:val="00CB3FA3"/>
    <w:rsid w:val="00CB7AC5"/>
    <w:rsid w:val="00CC1131"/>
    <w:rsid w:val="00CC2D90"/>
    <w:rsid w:val="00CD4F98"/>
    <w:rsid w:val="00CE3D8D"/>
    <w:rsid w:val="00CE4F5A"/>
    <w:rsid w:val="00CF1F50"/>
    <w:rsid w:val="00CF4DC0"/>
    <w:rsid w:val="00D13DC6"/>
    <w:rsid w:val="00D13F38"/>
    <w:rsid w:val="00D20BD3"/>
    <w:rsid w:val="00D23CD9"/>
    <w:rsid w:val="00D2549A"/>
    <w:rsid w:val="00D274A0"/>
    <w:rsid w:val="00D27F1D"/>
    <w:rsid w:val="00D50BB2"/>
    <w:rsid w:val="00D52CA8"/>
    <w:rsid w:val="00D550A1"/>
    <w:rsid w:val="00D57A7D"/>
    <w:rsid w:val="00D60254"/>
    <w:rsid w:val="00D70993"/>
    <w:rsid w:val="00D91E1F"/>
    <w:rsid w:val="00D967C5"/>
    <w:rsid w:val="00DA05E5"/>
    <w:rsid w:val="00DA0F2F"/>
    <w:rsid w:val="00DA4008"/>
    <w:rsid w:val="00DA5365"/>
    <w:rsid w:val="00DA7DF7"/>
    <w:rsid w:val="00DC15DA"/>
    <w:rsid w:val="00DC1E5A"/>
    <w:rsid w:val="00DC6055"/>
    <w:rsid w:val="00DD0919"/>
    <w:rsid w:val="00DD24FB"/>
    <w:rsid w:val="00DD45CF"/>
    <w:rsid w:val="00DD7078"/>
    <w:rsid w:val="00DD768A"/>
    <w:rsid w:val="00DE417B"/>
    <w:rsid w:val="00DE4F57"/>
    <w:rsid w:val="00DE7397"/>
    <w:rsid w:val="00DE7A45"/>
    <w:rsid w:val="00DF1439"/>
    <w:rsid w:val="00DF6FAD"/>
    <w:rsid w:val="00E03C03"/>
    <w:rsid w:val="00E0427F"/>
    <w:rsid w:val="00E06368"/>
    <w:rsid w:val="00E15FED"/>
    <w:rsid w:val="00E33D0E"/>
    <w:rsid w:val="00E35E9B"/>
    <w:rsid w:val="00E364AA"/>
    <w:rsid w:val="00E50AAB"/>
    <w:rsid w:val="00E55E35"/>
    <w:rsid w:val="00E57BAE"/>
    <w:rsid w:val="00E61AA2"/>
    <w:rsid w:val="00E6327B"/>
    <w:rsid w:val="00E64AB4"/>
    <w:rsid w:val="00E739F5"/>
    <w:rsid w:val="00E74658"/>
    <w:rsid w:val="00E75176"/>
    <w:rsid w:val="00E83692"/>
    <w:rsid w:val="00E8472F"/>
    <w:rsid w:val="00EA1540"/>
    <w:rsid w:val="00EA67B5"/>
    <w:rsid w:val="00EB3976"/>
    <w:rsid w:val="00EB4485"/>
    <w:rsid w:val="00EC1091"/>
    <w:rsid w:val="00ED24CB"/>
    <w:rsid w:val="00ED5679"/>
    <w:rsid w:val="00ED6D9D"/>
    <w:rsid w:val="00EE7097"/>
    <w:rsid w:val="00EE72C8"/>
    <w:rsid w:val="00EF05A7"/>
    <w:rsid w:val="00EF0F40"/>
    <w:rsid w:val="00EF3528"/>
    <w:rsid w:val="00F12065"/>
    <w:rsid w:val="00F13558"/>
    <w:rsid w:val="00F217C0"/>
    <w:rsid w:val="00F23522"/>
    <w:rsid w:val="00F279EA"/>
    <w:rsid w:val="00F3149E"/>
    <w:rsid w:val="00F32CD6"/>
    <w:rsid w:val="00F41BD8"/>
    <w:rsid w:val="00F46C1D"/>
    <w:rsid w:val="00F47D7B"/>
    <w:rsid w:val="00F5520C"/>
    <w:rsid w:val="00F55603"/>
    <w:rsid w:val="00F57CC3"/>
    <w:rsid w:val="00F60949"/>
    <w:rsid w:val="00F628A4"/>
    <w:rsid w:val="00F64218"/>
    <w:rsid w:val="00F719D2"/>
    <w:rsid w:val="00F7238D"/>
    <w:rsid w:val="00F90BCC"/>
    <w:rsid w:val="00F972AE"/>
    <w:rsid w:val="00F97D6F"/>
    <w:rsid w:val="00FA279E"/>
    <w:rsid w:val="00FA42E9"/>
    <w:rsid w:val="00FB085C"/>
    <w:rsid w:val="00FB0E04"/>
    <w:rsid w:val="00FC06D9"/>
    <w:rsid w:val="00FC29E7"/>
    <w:rsid w:val="00FC3914"/>
    <w:rsid w:val="00FD6BEE"/>
    <w:rsid w:val="00FE051E"/>
    <w:rsid w:val="00FE2C61"/>
    <w:rsid w:val="00FE44FD"/>
    <w:rsid w:val="00FE4727"/>
    <w:rsid w:val="00FE6743"/>
    <w:rsid w:val="00FE682F"/>
    <w:rsid w:val="00FE6A25"/>
    <w:rsid w:val="00FF295D"/>
    <w:rsid w:val="00FF7681"/>
    <w:rsid w:val="00FF78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0E7B4"/>
  <w15:chartTrackingRefBased/>
  <w15:docId w15:val="{D10086BF-5D42-46B6-98D6-1D7E2F316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Revision">
    <w:name w:val="Revision"/>
    <w:hidden/>
    <w:uiPriority w:val="99"/>
    <w:semiHidden/>
    <w:rsid w:val="008E1727"/>
    <w:pPr>
      <w:spacing w:after="0" w:line="240" w:lineRule="auto"/>
    </w:pPr>
  </w:style>
  <w:style w:type="table" w:styleId="TableGrid">
    <w:name w:val="Table Grid"/>
    <w:basedOn w:val="TableNormal"/>
    <w:uiPriority w:val="39"/>
    <w:rsid w:val="00C63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C63106"/>
    <w:pPr>
      <w:spacing w:after="200"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940CA4"/>
    <w:rPr>
      <w:sz w:val="16"/>
      <w:szCs w:val="16"/>
    </w:rPr>
  </w:style>
  <w:style w:type="paragraph" w:styleId="CommentText">
    <w:name w:val="annotation text"/>
    <w:basedOn w:val="Normal"/>
    <w:link w:val="CommentTextChar"/>
    <w:uiPriority w:val="99"/>
    <w:semiHidden/>
    <w:unhideWhenUsed/>
    <w:rsid w:val="00940CA4"/>
    <w:pPr>
      <w:spacing w:line="240" w:lineRule="auto"/>
    </w:pPr>
    <w:rPr>
      <w:sz w:val="20"/>
      <w:szCs w:val="20"/>
    </w:rPr>
  </w:style>
  <w:style w:type="character" w:customStyle="1" w:styleId="CommentTextChar">
    <w:name w:val="Comment Text Char"/>
    <w:basedOn w:val="DefaultParagraphFont"/>
    <w:link w:val="CommentText"/>
    <w:uiPriority w:val="99"/>
    <w:semiHidden/>
    <w:rsid w:val="00940CA4"/>
    <w:rPr>
      <w:sz w:val="20"/>
      <w:szCs w:val="20"/>
    </w:rPr>
  </w:style>
  <w:style w:type="paragraph" w:styleId="CommentSubject">
    <w:name w:val="annotation subject"/>
    <w:basedOn w:val="CommentText"/>
    <w:next w:val="CommentText"/>
    <w:link w:val="CommentSubjectChar"/>
    <w:uiPriority w:val="99"/>
    <w:semiHidden/>
    <w:unhideWhenUsed/>
    <w:rsid w:val="00940CA4"/>
    <w:rPr>
      <w:b/>
      <w:bCs/>
    </w:rPr>
  </w:style>
  <w:style w:type="character" w:customStyle="1" w:styleId="CommentSubjectChar">
    <w:name w:val="Comment Subject Char"/>
    <w:basedOn w:val="CommentTextChar"/>
    <w:link w:val="CommentSubject"/>
    <w:uiPriority w:val="99"/>
    <w:semiHidden/>
    <w:rsid w:val="00940CA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image" Target="media/image5.jpg"/><Relationship Id="rId18" Type="http://schemas.openxmlformats.org/officeDocument/2006/relationships/theme" Target="theme/theme1.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image" Target="media/image4.jpeg"/><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microsoft.com/office/2011/relationships/commentsExtended" Target="commentsExtended.xml"/><Relationship Id="rId11" Type="http://schemas.openxmlformats.org/officeDocument/2006/relationships/image" Target="media/image3.jpeg"/><Relationship Id="rId5" Type="http://schemas.openxmlformats.org/officeDocument/2006/relationships/comments" Target="comments.xml"/><Relationship Id="rId15" Type="http://schemas.openxmlformats.org/officeDocument/2006/relationships/image" Target="media/image7.jpg"/><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836216-ABF1-4429-9A60-598011EAF4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5881</Words>
  <Characters>33522</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2</cp:revision>
  <cp:lastPrinted>2022-09-24T19:47:00Z</cp:lastPrinted>
  <dcterms:created xsi:type="dcterms:W3CDTF">2022-09-26T21:26:00Z</dcterms:created>
  <dcterms:modified xsi:type="dcterms:W3CDTF">2022-09-26T21:26:00Z</dcterms:modified>
</cp:coreProperties>
</file>