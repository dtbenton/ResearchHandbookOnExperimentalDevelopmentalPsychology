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30857971"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w:t>
      </w:r>
      <w:ins w:id="0" w:author="Benton, Deon" w:date="2022-09-28T12:31:00Z">
        <w:r w:rsidR="00896386">
          <w:rPr>
            <w:rFonts w:ascii="Times New Roman" w:hAnsi="Times New Roman" w:cs="Times New Roman"/>
            <w:spacing w:val="-2"/>
          </w:rPr>
          <w:t xml:space="preserve">appreciate </w:t>
        </w:r>
      </w:ins>
      <w:r w:rsidR="00843452" w:rsidRPr="00DD768A">
        <w:rPr>
          <w:rFonts w:ascii="Times New Roman" w:hAnsi="Times New Roman" w:cs="Times New Roman"/>
          <w:spacing w:val="-2"/>
        </w:rPr>
        <w:t xml:space="preserve">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1045C0D9" w14:textId="186D4D8F"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w:t>
      </w:r>
      <w:ins w:id="1" w:author="Benton, Deon" w:date="2022-09-28T12:33:00Z">
        <w:r w:rsidR="00896386">
          <w:rPr>
            <w:rFonts w:ascii="Times New Roman" w:hAnsi="Times New Roman" w:cs="Times New Roman"/>
            <w:spacing w:val="-2"/>
          </w:rPr>
          <w:t xml:space="preserve">by 10 months </w:t>
        </w:r>
      </w:ins>
      <w:r w:rsidRPr="00DD768A">
        <w:rPr>
          <w:rFonts w:ascii="Times New Roman" w:hAnsi="Times New Roman" w:cs="Times New Roman"/>
          <w:spacing w:val="-2"/>
        </w:rPr>
        <w:t xml:space="preserve">of age (e.g., Belanger &amp; Desrochers, 2001; Oakes, 1994; Oakes &amp; Cohen, 1990; cf., </w:t>
      </w:r>
      <w:proofErr w:type="spellStart"/>
      <w:r w:rsidR="00781055" w:rsidRPr="00DD768A">
        <w:rPr>
          <w:rFonts w:ascii="Times New Roman" w:hAnsi="Times New Roman" w:cs="Times New Roman"/>
          <w:spacing w:val="-2"/>
        </w:rPr>
        <w:t>Mascalzoni</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Regolin</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Vallortigara</w:t>
      </w:r>
      <w:proofErr w:type="spellEnd"/>
      <w:r w:rsidR="00781055" w:rsidRPr="00DD768A">
        <w:rPr>
          <w:rFonts w:ascii="Times New Roman" w:hAnsi="Times New Roman" w:cs="Times New Roman"/>
          <w:spacing w:val="-2"/>
        </w:rPr>
        <w:t xml:space="preserve">, &amp; </w:t>
      </w:r>
      <w:proofErr w:type="spellStart"/>
      <w:r w:rsidR="00781055" w:rsidRPr="00DD768A">
        <w:rPr>
          <w:rFonts w:ascii="Times New Roman" w:hAnsi="Times New Roman" w:cs="Times New Roman"/>
          <w:spacing w:val="-2"/>
        </w:rPr>
        <w:t>Simion</w:t>
      </w:r>
      <w:proofErr w:type="spellEnd"/>
      <w:r w:rsidR="00781055" w:rsidRPr="00DD768A">
        <w:rPr>
          <w:rFonts w:ascii="Times New Roman" w:hAnsi="Times New Roman" w:cs="Times New Roman"/>
          <w:spacing w:val="-2"/>
        </w:rPr>
        <w:t xml:space="preserve">, 2013;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xml:space="preserve">. Infants were then tested with the reversal of their respective habituation sequences. </w:t>
      </w:r>
      <w:ins w:id="2" w:author="Benton, Deon" w:date="2022-09-28T12:31:00Z">
        <w:r w:rsidR="00896386">
          <w:rPr>
            <w:rFonts w:ascii="Times New Roman" w:hAnsi="Times New Roman" w:cs="Times New Roman"/>
            <w:spacing w:val="-2"/>
          </w:rPr>
          <w:t xml:space="preserve">The results revealed </w:t>
        </w:r>
      </w:ins>
      <w:ins w:id="3" w:author="Benton, Deon" w:date="2022-09-28T12:32:00Z">
        <w:r w:rsidR="00896386">
          <w:rPr>
            <w:rFonts w:ascii="Times New Roman" w:hAnsi="Times New Roman" w:cs="Times New Roman"/>
            <w:spacing w:val="-2"/>
          </w:rPr>
          <w:t>that</w:t>
        </w:r>
        <w:r w:rsidR="00896386" w:rsidRPr="00DD768A">
          <w:rPr>
            <w:rFonts w:ascii="Times New Roman" w:hAnsi="Times New Roman" w:cs="Times New Roman"/>
            <w:spacing w:val="-2"/>
          </w:rPr>
          <w:t xml:space="preserve"> infants</w:t>
        </w:r>
      </w:ins>
      <w:r w:rsidRPr="00DD768A">
        <w:rPr>
          <w:rFonts w:ascii="Times New Roman" w:hAnsi="Times New Roman" w:cs="Times New Roman"/>
          <w:spacing w:val="-2"/>
        </w:rPr>
        <w:t xml:space="preserve"> habituated to the direct-launching sequence showed greater dishabituation to the reversal of that sequence than did infants habituated to and tested on the reversal of the delayed-launching sequence. </w:t>
      </w:r>
      <w:ins w:id="4" w:author="Benton, Deon" w:date="2022-09-28T12:32:00Z">
        <w:r w:rsidR="00896386">
          <w:rPr>
            <w:rFonts w:ascii="Times New Roman" w:hAnsi="Times New Roman" w:cs="Times New Roman"/>
            <w:spacing w:val="-2"/>
          </w:rPr>
          <w:t>These findings suggest that the</w:t>
        </w:r>
      </w:ins>
      <w:r w:rsidRPr="00DD768A">
        <w:rPr>
          <w:rFonts w:ascii="Times New Roman" w:hAnsi="Times New Roman" w:cs="Times New Roman"/>
          <w:spacing w:val="-2"/>
        </w:rPr>
        <w:t xml:space="preserve"> ability to perceive cause-and-effect relations in simple launching sequences emerges by 6½ months of age.</w:t>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 </w:t>
      </w:r>
      <w:r w:rsidR="00DD768A">
        <w:rPr>
          <w:rFonts w:ascii="Times New Roman" w:hAnsi="Times New Roman" w:cs="Times New Roman"/>
          <w:spacing w:val="-2"/>
        </w:rPr>
        <w:t xml:space="preserve">appropriately </w:t>
      </w:r>
      <w:r w:rsidR="00752982" w:rsidRPr="00DD768A">
        <w:rPr>
          <w:rFonts w:ascii="Times New Roman" w:hAnsi="Times New Roman" w:cs="Times New Roman"/>
          <w:spacing w:val="-2"/>
        </w:rPr>
        <w:t>to interact with people and inanimate objects</w:t>
      </w:r>
      <w:r w:rsidRPr="00DD768A">
        <w:rPr>
          <w:rFonts w:ascii="Times New Roman" w:hAnsi="Times New Roman" w:cs="Times New Roman"/>
          <w:spacing w:val="-2"/>
        </w:rPr>
        <w:t xml:space="preserve">. </w:t>
      </w:r>
    </w:p>
    <w:p w14:paraId="7909075C" w14:textId="103D8E5D"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w:t>
      </w:r>
      <w:ins w:id="5" w:author="Benton, Deon" w:date="2022-09-28T12:32:00Z">
        <w:r w:rsidR="00896386">
          <w:rPr>
            <w:rFonts w:ascii="Times New Roman" w:hAnsi="Times New Roman" w:cs="Times New Roman"/>
            <w:spacing w:val="-2"/>
          </w:rPr>
          <w:t xml:space="preserve">understand </w:t>
        </w:r>
      </w:ins>
      <w:r w:rsidRPr="00DD768A">
        <w:rPr>
          <w:rFonts w:ascii="Times New Roman" w:hAnsi="Times New Roman" w:cs="Times New Roman"/>
          <w:spacing w:val="-2"/>
        </w:rPr>
        <w:t xml:space="preserve">the causal properties of people and objects is the Core Knowledge perspective (e.g., </w:t>
      </w:r>
      <w:r w:rsidR="00F5520C" w:rsidRPr="00DD768A">
        <w:rPr>
          <w:rFonts w:ascii="Times New Roman" w:hAnsi="Times New Roman" w:cs="Times New Roman"/>
          <w:spacing w:val="-2"/>
        </w:rPr>
        <w:t xml:space="preserve">Spelke, 2022; </w:t>
      </w:r>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r w:rsidR="00F13558" w:rsidRPr="00DD768A">
        <w:rPr>
          <w:rFonts w:ascii="Times New Roman" w:hAnsi="Times New Roman" w:cs="Times New Roman"/>
          <w:spacing w:val="-2"/>
        </w:rPr>
        <w:t>; see also Woodward, Phillips, &amp; Spelke,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r w:rsidR="00BD1A65" w:rsidRPr="00DD768A">
        <w:rPr>
          <w:rFonts w:ascii="Times New Roman" w:hAnsi="Times New Roman" w:cs="Times New Roman"/>
          <w:spacing w:val="-2"/>
        </w:rPr>
        <w:t xml:space="preserve">Spelke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5EAE673C"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Although this theoretical account can explain infants' looking patterns in Spelke et al. (1995; see also Woodward, Spelke, &amp; Phillips, 1993), it is limited in several notable ways. First, Spelke et al.'s (1995) study was never published in a peer-reviewed journal despite</w:t>
      </w:r>
      <w:ins w:id="6" w:author="Benton, Deon" w:date="2022-09-28T12:34:00Z">
        <w:r w:rsidR="00CE5836">
          <w:rPr>
            <w:rFonts w:ascii="Times New Roman" w:hAnsi="Times New Roman" w:cs="Times New Roman"/>
            <w:spacing w:val="-2"/>
          </w:rPr>
          <w:t xml:space="preserve"> being cited</w:t>
        </w:r>
      </w:ins>
      <w:r w:rsidRPr="00DD768A">
        <w:rPr>
          <w:rFonts w:ascii="Times New Roman" w:hAnsi="Times New Roman" w:cs="Times New Roman"/>
          <w:spacing w:val="-2"/>
        </w:rPr>
        <w:t xml:space="preserve"> over 800</w:t>
      </w:r>
      <w:r w:rsidR="0006663C" w:rsidRPr="00DD768A">
        <w:rPr>
          <w:rFonts w:ascii="Times New Roman" w:hAnsi="Times New Roman" w:cs="Times New Roman"/>
          <w:spacing w:val="-2"/>
        </w:rPr>
        <w:t xml:space="preserve"> </w:t>
      </w:r>
      <w:ins w:id="7" w:author="Benton, Deon" w:date="2022-09-28T12:34:00Z">
        <w:r w:rsidR="00CE5836">
          <w:rPr>
            <w:rFonts w:ascii="Times New Roman" w:hAnsi="Times New Roman" w:cs="Times New Roman"/>
            <w:spacing w:val="-2"/>
          </w:rPr>
          <w:t xml:space="preserve">times </w:t>
        </w:r>
      </w:ins>
      <w:r w:rsidRPr="00DD768A">
        <w:rPr>
          <w:rFonts w:ascii="Times New Roman" w:hAnsi="Times New Roman" w:cs="Times New Roman"/>
          <w:spacing w:val="-2"/>
        </w:rPr>
        <w:t xml:space="preserve">and </w:t>
      </w:r>
      <w:ins w:id="8" w:author="Benton, Deon" w:date="2022-09-28T12:34:00Z">
        <w:r w:rsidR="00CE5836">
          <w:rPr>
            <w:rFonts w:ascii="Times New Roman" w:hAnsi="Times New Roman" w:cs="Times New Roman"/>
            <w:spacing w:val="-2"/>
          </w:rPr>
          <w:t>appearing</w:t>
        </w:r>
        <w:r w:rsidR="00CE5836" w:rsidRPr="00DD768A">
          <w:rPr>
            <w:rFonts w:ascii="Times New Roman" w:hAnsi="Times New Roman" w:cs="Times New Roman"/>
            <w:spacing w:val="-2"/>
          </w:rPr>
          <w:t xml:space="preserve"> </w:t>
        </w:r>
      </w:ins>
      <w:r w:rsidR="0006663C" w:rsidRPr="00DD768A">
        <w:rPr>
          <w:rFonts w:ascii="Times New Roman" w:hAnsi="Times New Roman" w:cs="Times New Roman"/>
          <w:spacing w:val="-2"/>
        </w:rPr>
        <w:t>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Spelke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Spelke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03FFBFEE" w14:textId="5C8FB5FB" w:rsidR="008B6B50" w:rsidRDefault="000E1A4F" w:rsidP="000E1A4F">
      <w:pPr>
        <w:spacing w:line="240" w:lineRule="exact"/>
        <w:ind w:firstLine="720"/>
        <w:contextualSpacing/>
        <w:jc w:val="both"/>
        <w:rPr>
          <w:ins w:id="9" w:author="Benton, Deon" w:date="2022-09-28T12:37:00Z"/>
          <w:rFonts w:ascii="Times New Roman" w:hAnsi="Times New Roman" w:cs="Times New Roman"/>
          <w:spacing w:val="-2"/>
        </w:rPr>
      </w:pPr>
      <w:r w:rsidRPr="00DD768A">
        <w:rPr>
          <w:rFonts w:ascii="Times New Roman" w:hAnsi="Times New Roman" w:cs="Times New Roman"/>
          <w:spacing w:val="-2"/>
        </w:rPr>
        <w:t>A particularly pernicious limitation of Spelke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w:t>
      </w:r>
      <w:ins w:id="10" w:author="Benton, Deon" w:date="2022-09-28T12:34:00Z">
        <w:r w:rsidR="007E71E4">
          <w:rPr>
            <w:rFonts w:ascii="Times New Roman" w:hAnsi="Times New Roman" w:cs="Times New Roman"/>
            <w:spacing w:val="-2"/>
          </w:rPr>
          <w:t xml:space="preserve"> to the right of and the other </w:t>
        </w:r>
        <w:proofErr w:type="spellStart"/>
        <w:r w:rsidR="007E71E4">
          <w:rPr>
            <w:rFonts w:ascii="Times New Roman" w:hAnsi="Times New Roman" w:cs="Times New Roman"/>
            <w:spacing w:val="-2"/>
          </w:rPr>
          <w:t>to</w:t>
        </w:r>
        <w:proofErr w:type="spellEnd"/>
        <w:r w:rsidR="007E71E4">
          <w:rPr>
            <w:rFonts w:ascii="Times New Roman" w:hAnsi="Times New Roman" w:cs="Times New Roman"/>
            <w:spacing w:val="-2"/>
          </w:rPr>
          <w:t xml:space="preserve"> the left of</w:t>
        </w:r>
      </w:ins>
      <w:r w:rsidRPr="00DD768A">
        <w:rPr>
          <w:rFonts w:ascii="Times New Roman" w:hAnsi="Times New Roman" w:cs="Times New Roman"/>
          <w:spacing w:val="-2"/>
        </w:rPr>
        <w:t xml:space="preserve"> the central screen.  Infants assigned to the People condition were shown two people that stood on </w:t>
      </w:r>
      <w:r w:rsidRPr="00DD768A">
        <w:rPr>
          <w:rFonts w:ascii="Times New Roman" w:hAnsi="Times New Roman" w:cs="Times New Roman"/>
          <w:spacing w:val="-2"/>
        </w:rPr>
        <w:lastRenderedPageBreak/>
        <w:t xml:space="preserve">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w:t>
      </w:r>
      <w:del w:id="11" w:author="Benton, Deon" w:date="2022-09-28T12:37:00Z">
        <w:r w:rsidRPr="00DD768A" w:rsidDel="005C5131">
          <w:rPr>
            <w:rFonts w:ascii="Times New Roman" w:hAnsi="Times New Roman" w:cs="Times New Roman"/>
            <w:spacing w:val="-2"/>
          </w:rPr>
          <w:delText>Thus,</w:delText>
        </w:r>
      </w:del>
      <w:ins w:id="12" w:author="Benton, Deon" w:date="2022-09-28T12:37:00Z">
        <w:r w:rsidR="005C5131">
          <w:rPr>
            <w:rFonts w:ascii="Times New Roman" w:hAnsi="Times New Roman" w:cs="Times New Roman"/>
            <w:spacing w:val="-2"/>
          </w:rPr>
          <w:t>If infants learned in the real world that entities</w:t>
        </w:r>
      </w:ins>
      <w:ins w:id="13" w:author="Benton, Deon" w:date="2022-09-28T12:38:00Z">
        <w:r w:rsidR="005C5131">
          <w:rPr>
            <w:rFonts w:ascii="Times New Roman" w:hAnsi="Times New Roman" w:cs="Times New Roman"/>
            <w:spacing w:val="-2"/>
          </w:rPr>
          <w:t>—which may or may not include human beings—which may or may not include human beings—</w:t>
        </w:r>
      </w:ins>
      <w:ins w:id="14" w:author="Benton, Deon" w:date="2022-09-28T12:37:00Z">
        <w:r w:rsidR="005C5131">
          <w:rPr>
            <w:rFonts w:ascii="Times New Roman" w:hAnsi="Times New Roman" w:cs="Times New Roman"/>
            <w:spacing w:val="-2"/>
          </w:rPr>
          <w:t>can</w:t>
        </w:r>
      </w:ins>
      <w:ins w:id="15" w:author="Benton, Deon" w:date="2022-09-28T12:38:00Z">
        <w:r w:rsidR="005C5131">
          <w:rPr>
            <w:rFonts w:ascii="Times New Roman" w:hAnsi="Times New Roman" w:cs="Times New Roman"/>
            <w:spacing w:val="-2"/>
          </w:rPr>
          <w:t xml:space="preserve"> cause action-at-a-distance</w:t>
        </w:r>
      </w:ins>
      <w:r w:rsidRPr="00DD768A">
        <w:rPr>
          <w:rFonts w:ascii="Times New Roman" w:hAnsi="Times New Roman" w:cs="Times New Roman"/>
          <w:spacing w:val="-2"/>
        </w:rPr>
        <w:t xml:space="preserve"> </w:t>
      </w:r>
    </w:p>
    <w:p w14:paraId="4A952DEA" w14:textId="77777777" w:rsidR="008B6B50" w:rsidRDefault="008B6B50" w:rsidP="000E1A4F">
      <w:pPr>
        <w:spacing w:line="240" w:lineRule="exact"/>
        <w:ind w:firstLine="720"/>
        <w:contextualSpacing/>
        <w:jc w:val="both"/>
        <w:rPr>
          <w:ins w:id="16" w:author="Benton, Deon" w:date="2022-09-28T12:37:00Z"/>
          <w:rFonts w:ascii="Times New Roman" w:hAnsi="Times New Roman" w:cs="Times New Roman"/>
          <w:spacing w:val="-2"/>
        </w:rPr>
      </w:pPr>
    </w:p>
    <w:p w14:paraId="15849BB6" w14:textId="54C95380" w:rsidR="000E1A4F" w:rsidRPr="00DD768A" w:rsidRDefault="000E1A4F" w:rsidP="000E1A4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it is impossible to know from this study whether infants’ responses to the Contact and No Contact test events across experimental conditions was due to these animacy cues or to their innate knowledge about the causal properties of people and inanimate objects. </w:t>
      </w:r>
    </w:p>
    <w:p w14:paraId="1A68078E" w14:textId="69211A0C" w:rsidR="00372FE9" w:rsidRPr="00DD768A" w:rsidRDefault="008B6B50" w:rsidP="00242F38">
      <w:pPr>
        <w:spacing w:line="240" w:lineRule="exact"/>
        <w:ind w:firstLine="720"/>
        <w:contextualSpacing/>
        <w:jc w:val="both"/>
        <w:rPr>
          <w:rFonts w:ascii="Times New Roman" w:hAnsi="Times New Roman" w:cs="Times New Roman"/>
          <w:spacing w:val="-2"/>
        </w:rPr>
      </w:pPr>
      <w:ins w:id="17" w:author="Benton, Deon" w:date="2022-09-28T12:37:00Z">
        <w:r>
          <w:rPr>
            <w:rFonts w:ascii="Times New Roman" w:hAnsi="Times New Roman" w:cs="Times New Roman"/>
            <w:spacing w:val="-2"/>
          </w:rPr>
          <w:t>In general,</w:t>
        </w:r>
      </w:ins>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sidR="000E1A4F">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Spelke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 xml:space="preserve">e.g., Slater, 1989; </w:t>
      </w:r>
      <w:proofErr w:type="spellStart"/>
      <w:r w:rsidR="002D2BBE" w:rsidRPr="00DD768A">
        <w:rPr>
          <w:rFonts w:ascii="Times New Roman" w:hAnsi="Times New Roman" w:cs="Times New Roman"/>
          <w:spacing w:val="-2"/>
        </w:rPr>
        <w:t>Vallortigara</w:t>
      </w:r>
      <w:proofErr w:type="spellEnd"/>
      <w:r w:rsidR="002D2BBE" w:rsidRPr="00DD768A">
        <w:rPr>
          <w:rFonts w:ascii="Times New Roman" w:hAnsi="Times New Roman" w:cs="Times New Roman"/>
          <w:spacing w:val="-2"/>
        </w:rPr>
        <w:t xml:space="preserve">, </w:t>
      </w:r>
      <w:proofErr w:type="spellStart"/>
      <w:r w:rsidR="002D2BBE" w:rsidRPr="00DD768A">
        <w:rPr>
          <w:rFonts w:ascii="Times New Roman" w:hAnsi="Times New Roman" w:cs="Times New Roman"/>
          <w:spacing w:val="-2"/>
        </w:rPr>
        <w:t>Regolin</w:t>
      </w:r>
      <w:proofErr w:type="spellEnd"/>
      <w:r w:rsidR="002D2BBE" w:rsidRPr="00DD768A">
        <w:rPr>
          <w:rFonts w:ascii="Times New Roman" w:hAnsi="Times New Roman" w:cs="Times New Roman"/>
          <w:spacing w:val="-2"/>
        </w:rPr>
        <w:t xml:space="preserve">, &amp; </w:t>
      </w:r>
      <w:proofErr w:type="spellStart"/>
      <w:r w:rsidR="002D2BBE" w:rsidRPr="00DD768A">
        <w:rPr>
          <w:rFonts w:ascii="Times New Roman" w:hAnsi="Times New Roman" w:cs="Times New Roman"/>
          <w:spacing w:val="-2"/>
        </w:rPr>
        <w:t>Marconato</w:t>
      </w:r>
      <w:proofErr w:type="spellEnd"/>
      <w:r w:rsidR="002D2BBE" w:rsidRPr="00DD768A">
        <w:rPr>
          <w:rFonts w:ascii="Times New Roman" w:hAnsi="Times New Roman" w:cs="Times New Roman"/>
          <w:spacing w:val="-2"/>
        </w:rPr>
        <w:t>,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among others (e.g., Rakison &amp; Lupyan,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(e.g., eyes, legs</w:t>
      </w:r>
      <w:r w:rsidR="00E15FED" w:rsidRPr="00DD768A">
        <w:rPr>
          <w:rFonts w:ascii="Times New Roman" w:hAnsi="Times New Roman" w:cs="Times New Roman"/>
          <w:spacing w:val="-2"/>
        </w:rPr>
        <w:t>, etc.</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r w:rsidR="00474736" w:rsidRPr="00DD768A">
        <w:rPr>
          <w:rFonts w:ascii="Times New Roman" w:hAnsi="Times New Roman" w:cs="Times New Roman"/>
          <w:spacing w:val="-2"/>
        </w:rPr>
        <w:t>based on the fact that</w:t>
      </w:r>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 come eventually</w:t>
      </w:r>
      <w:r w:rsidR="00837A49" w:rsidRPr="00DD768A">
        <w:rPr>
          <w:rFonts w:ascii="Times New Roman" w:hAnsi="Times New Roman" w:cs="Times New Roman"/>
          <w:spacing w:val="-2"/>
        </w:rPr>
        <w:t xml:space="preserve"> to 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xml:space="preserve">. </w:t>
      </w:r>
      <w:r w:rsidR="00242F38">
        <w:rPr>
          <w:rFonts w:ascii="Times New Roman" w:hAnsi="Times New Roman" w:cs="Times New Roman"/>
          <w:spacing w:val="-2"/>
        </w:rPr>
        <w:t xml:space="preserve">However, if one but not both of the features is physically present (as is the case for </w:t>
      </w:r>
      <w:r w:rsidR="00CE7B52">
        <w:rPr>
          <w:rFonts w:ascii="Times New Roman" w:hAnsi="Times New Roman" w:cs="Times New Roman"/>
          <w:spacing w:val="-2"/>
        </w:rPr>
        <w:t xml:space="preserve">the </w:t>
      </w:r>
      <w:r w:rsidR="00242F38">
        <w:rPr>
          <w:rFonts w:ascii="Times New Roman" w:hAnsi="Times New Roman" w:cs="Times New Roman"/>
          <w:spacing w:val="-2"/>
        </w:rPr>
        <w:t>No Collision event of the Inanimate Object condition in which action-at-a-distance causality is present without legs), this may cause infants to show heightened or increased looking, as if to be looking for or expecting the second feature</w:t>
      </w:r>
      <w:r w:rsidR="00E719E2">
        <w:rPr>
          <w:rFonts w:ascii="Times New Roman" w:hAnsi="Times New Roman" w:cs="Times New Roman"/>
          <w:spacing w:val="-2"/>
        </w:rPr>
        <w:t xml:space="preserve"> (i.e., legs) given the first feature (i.e., action-at-a-distance causality)</w:t>
      </w:r>
      <w:r w:rsidR="00242F38">
        <w:rPr>
          <w:rFonts w:ascii="Times New Roman" w:hAnsi="Times New Roman" w:cs="Times New Roman"/>
          <w:spacing w:val="-2"/>
        </w:rPr>
        <w:t>. This may explain why infants looked longer at the No Collision test event relative to the Collision test event in the Inanimate Object condition but not in the People condition; the No Collision event (i.e., action-at-a-distance event) triggered an expectation for legs that ultimately was not met</w:t>
      </w:r>
      <w:r w:rsidR="00CE7B52">
        <w:rPr>
          <w:rFonts w:ascii="Times New Roman" w:hAnsi="Times New Roman" w:cs="Times New Roman"/>
          <w:spacing w:val="-2"/>
        </w:rPr>
        <w:t>. This, in turn, may have caused</w:t>
      </w:r>
      <w:r w:rsidR="00242F38">
        <w:rPr>
          <w:rFonts w:ascii="Times New Roman" w:hAnsi="Times New Roman" w:cs="Times New Roman"/>
          <w:spacing w:val="-2"/>
        </w:rPr>
        <w:t xml:space="preserve"> an increase in looking. Note that </w:t>
      </w:r>
      <w:r w:rsidR="00837A49" w:rsidRPr="00DD768A">
        <w:rPr>
          <w:rFonts w:ascii="Times New Roman" w:hAnsi="Times New Roman" w:cs="Times New Roman"/>
          <w:spacing w:val="-2"/>
        </w:rPr>
        <w:t>because inanimate objects tend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and</w:t>
      </w:r>
      <w:r w:rsidR="00CD4F98" w:rsidRPr="00DD768A">
        <w:rPr>
          <w:rFonts w:ascii="Times New Roman" w:hAnsi="Times New Roman" w:cs="Times New Roman"/>
          <w:spacing w:val="-2"/>
        </w:rPr>
        <w:t xml:space="preserve"> tend only to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5579C7">
        <w:rPr>
          <w:rFonts w:ascii="Times New Roman" w:hAnsi="Times New Roman" w:cs="Times New Roman"/>
          <w:spacing w:val="-2"/>
        </w:rPr>
        <w:t>, which becomes strengthened with time,</w:t>
      </w:r>
      <w:r w:rsidR="00CD4F98"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 things without legs and contact causality</w:t>
      </w:r>
      <w:r w:rsidR="00DF1439" w:rsidRPr="00DD768A">
        <w:rPr>
          <w:rFonts w:ascii="Times New Roman" w:hAnsi="Times New Roman" w:cs="Times New Roman"/>
          <w:spacing w:val="-2"/>
        </w:rPr>
        <w:t xml:space="preserve"> only</w:t>
      </w:r>
      <w:r w:rsidR="00837A49" w:rsidRPr="00DD768A">
        <w:rPr>
          <w:rFonts w:ascii="Times New Roman" w:hAnsi="Times New Roman" w:cs="Times New Roman"/>
          <w:spacing w:val="-2"/>
        </w:rPr>
        <w:t xml:space="preserve">. </w:t>
      </w:r>
    </w:p>
    <w:p w14:paraId="6B8738A1" w14:textId="04A8D0F4"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w:t>
      </w:r>
      <w:r w:rsidR="005579C7">
        <w:rPr>
          <w:rFonts w:ascii="Times New Roman" w:hAnsi="Times New Roman" w:cs="Times New Roman"/>
          <w:spacing w:val="-2"/>
        </w:rPr>
        <w:t>of the lack of</w:t>
      </w:r>
      <w:r w:rsidR="008961BC" w:rsidRPr="00DD768A">
        <w:rPr>
          <w:rFonts w:ascii="Times New Roman" w:hAnsi="Times New Roman" w:cs="Times New Roman"/>
          <w:spacing w:val="-2"/>
        </w:rPr>
        <w:t xml:space="preserve">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Spelke et al. (1995). Second, </w:t>
      </w:r>
      <w:r w:rsidR="005579C7" w:rsidRPr="00DD768A">
        <w:rPr>
          <w:rFonts w:ascii="Times New Roman" w:hAnsi="Times New Roman" w:cs="Times New Roman"/>
          <w:spacing w:val="-2"/>
        </w:rPr>
        <w:t>th</w:t>
      </w:r>
      <w:r w:rsidR="005579C7">
        <w:rPr>
          <w:rFonts w:ascii="Times New Roman" w:hAnsi="Times New Roman" w:cs="Times New Roman"/>
          <w:spacing w:val="-2"/>
        </w:rPr>
        <w:t>is</w:t>
      </w:r>
      <w:r w:rsidR="005579C7" w:rsidRPr="00DD768A">
        <w:rPr>
          <w:rFonts w:ascii="Times New Roman" w:hAnsi="Times New Roman" w:cs="Times New Roman"/>
          <w:spacing w:val="-2"/>
        </w:rPr>
        <w:t xml:space="preserve"> </w:t>
      </w:r>
      <w:r w:rsidRPr="00DD768A">
        <w:rPr>
          <w:rFonts w:ascii="Times New Roman" w:hAnsi="Times New Roman" w:cs="Times New Roman"/>
          <w:spacing w:val="-2"/>
        </w:rPr>
        <w:t xml:space="preserve">project will extend Spelke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Spelke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w:t>
      </w:r>
      <w:r w:rsidR="00905D7E">
        <w:rPr>
          <w:rFonts w:ascii="Times New Roman" w:hAnsi="Times New Roman" w:cs="Times New Roman"/>
          <w:spacing w:val="-2"/>
        </w:rPr>
        <w:t>learn</w:t>
      </w:r>
      <w:r w:rsidRPr="00DD768A">
        <w:rPr>
          <w:rFonts w:ascii="Times New Roman" w:hAnsi="Times New Roman" w:cs="Times New Roman"/>
          <w:spacing w:val="-2"/>
        </w:rPr>
        <w:t xml:space="preserve">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My extensive experience conducting experiments with infants and young children (e.g., Benton, 2016; Benton, Rakison, &amp; Sobel, 2021; Rakison &amp; Benton, 2019) combined with my extensive experience</w:t>
      </w:r>
      <w:r w:rsidR="00F628A4" w:rsidRPr="00DD768A">
        <w:rPr>
          <w:rFonts w:ascii="Times New Roman" w:hAnsi="Times New Roman" w:cs="Times New Roman"/>
          <w:spacing w:val="-2"/>
        </w:rPr>
        <w:t xml:space="preserve"> </w:t>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 xml:space="preserve">different aspects of cognitive development (e.g., Benton, 2022; Benton &amp; Rakison, 2018; Benton, Rakison, &amp; Sobel, 2021; Benton &amp; </w:t>
      </w:r>
      <w:proofErr w:type="spellStart"/>
      <w:r w:rsidRPr="00DD768A">
        <w:rPr>
          <w:rFonts w:ascii="Times New Roman" w:hAnsi="Times New Roman" w:cs="Times New Roman"/>
          <w:spacing w:val="-2"/>
        </w:rPr>
        <w:t>Lapan</w:t>
      </w:r>
      <w:proofErr w:type="spellEnd"/>
      <w:r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54A3CBD7"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at least f</w:t>
      </w:r>
      <w:r w:rsidR="00E57BAE" w:rsidRPr="00DD768A">
        <w:rPr>
          <w:rFonts w:ascii="Times New Roman" w:hAnsi="Times New Roman" w:cs="Times New Roman"/>
          <w:spacing w:val="-2"/>
        </w:rPr>
        <w:t>ive</w:t>
      </w:r>
      <w:r w:rsidR="009B756D" w:rsidRPr="00DD768A">
        <w:rPr>
          <w:rFonts w:ascii="Times New Roman" w:hAnsi="Times New Roman" w:cs="Times New Roman"/>
          <w:spacing w:val="-2"/>
        </w:rPr>
        <w:t xml:space="preserve"> ways</w:t>
      </w:r>
      <w:r w:rsidRPr="00DD768A">
        <w:rPr>
          <w:rFonts w:ascii="Times New Roman" w:hAnsi="Times New Roman" w:cs="Times New Roman"/>
          <w:spacing w:val="-2"/>
        </w:rPr>
        <w:t>. First, they are the first to replicate Spelke</w:t>
      </w:r>
      <w:r w:rsidR="004C7E52" w:rsidRPr="00DD768A">
        <w:rPr>
          <w:rFonts w:ascii="Times New Roman" w:hAnsi="Times New Roman" w:cs="Times New Roman"/>
          <w:spacing w:val="-2"/>
        </w:rPr>
        <w:t xml:space="preserve"> et al.</w:t>
      </w:r>
      <w:r w:rsidRPr="00DD768A">
        <w:rPr>
          <w:rFonts w:ascii="Times New Roman" w:hAnsi="Times New Roman" w:cs="Times New Roman"/>
          <w:spacing w:val="-2"/>
        </w:rPr>
        <w:t xml:space="preserve"> (1995). A direct replication is needed</w:t>
      </w:r>
      <w:r w:rsidR="005E4D4D" w:rsidRPr="00DD768A">
        <w:rPr>
          <w:rFonts w:ascii="Times New Roman" w:hAnsi="Times New Roman" w:cs="Times New Roman"/>
          <w:spacing w:val="-2"/>
        </w:rPr>
        <w:t xml:space="preserve"> </w:t>
      </w:r>
      <w:r w:rsidR="00E74658">
        <w:rPr>
          <w:rFonts w:ascii="Times New Roman" w:hAnsi="Times New Roman" w:cs="Times New Roman"/>
          <w:spacing w:val="-2"/>
        </w:rPr>
        <w:t xml:space="preserve">because </w:t>
      </w:r>
      <w:r w:rsidR="00143EE1">
        <w:rPr>
          <w:rFonts w:ascii="Times New Roman" w:hAnsi="Times New Roman" w:cs="Times New Roman"/>
          <w:spacing w:val="-2"/>
        </w:rPr>
        <w:t>this study was never published</w:t>
      </w:r>
      <w:r w:rsidR="00E74658">
        <w:rPr>
          <w:rFonts w:ascii="Times New Roman" w:hAnsi="Times New Roman" w:cs="Times New Roman"/>
          <w:spacing w:val="-2"/>
        </w:rPr>
        <w:t xml:space="preserve"> in a peer-reviewed academic journal</w:t>
      </w:r>
      <w:r w:rsidR="005579C7">
        <w:rPr>
          <w:rFonts w:ascii="Times New Roman" w:hAnsi="Times New Roman" w:cs="Times New Roman"/>
          <w:spacing w:val="-2"/>
        </w:rPr>
        <w:t>. This means that</w:t>
      </w:r>
      <w:r w:rsidR="005E4D4D" w:rsidRPr="00DD768A">
        <w:rPr>
          <w:rFonts w:ascii="Times New Roman" w:hAnsi="Times New Roman" w:cs="Times New Roman"/>
          <w:spacing w:val="-2"/>
        </w:rPr>
        <w:t xml:space="preserve"> it remains unknown whether</w:t>
      </w:r>
      <w:r w:rsidRPr="00DD768A">
        <w:rPr>
          <w:rFonts w:ascii="Times New Roman" w:hAnsi="Times New Roman" w:cs="Times New Roman"/>
          <w:spacing w:val="-2"/>
        </w:rPr>
        <w:t xml:space="preserve"> infants understand</w:t>
      </w:r>
      <w:r w:rsidR="00143EE1">
        <w:rPr>
          <w:rFonts w:ascii="Times New Roman" w:hAnsi="Times New Roman" w:cs="Times New Roman"/>
          <w:spacing w:val="-2"/>
        </w:rPr>
        <w:t xml:space="preserve"> </w:t>
      </w:r>
      <w:r w:rsidR="00E74658">
        <w:rPr>
          <w:rFonts w:ascii="Times New Roman" w:hAnsi="Times New Roman" w:cs="Times New Roman"/>
          <w:spacing w:val="-2"/>
        </w:rPr>
        <w:t>from</w:t>
      </w:r>
      <w:r w:rsidR="00143EE1">
        <w:rPr>
          <w:rFonts w:ascii="Times New Roman" w:hAnsi="Times New Roman" w:cs="Times New Roman"/>
          <w:spacing w:val="-2"/>
        </w:rPr>
        <w:t xml:space="preserve"> birth or shortly thereafter</w:t>
      </w:r>
      <w:r w:rsidRPr="00DD768A">
        <w:rPr>
          <w:rFonts w:ascii="Times New Roman" w:hAnsi="Times New Roman" w:cs="Times New Roman"/>
          <w:spacing w:val="-2"/>
        </w:rPr>
        <w:t xml:space="preserve"> that people and inanimate object possess different causal properties. Second, these studies will extend Spelke et al. (1995) to address</w:t>
      </w:r>
      <w:r w:rsidR="008B7527">
        <w:rPr>
          <w:rFonts w:ascii="Times New Roman" w:hAnsi="Times New Roman" w:cs="Times New Roman"/>
          <w:spacing w:val="-2"/>
        </w:rPr>
        <w:t xml:space="preserve"> its</w:t>
      </w:r>
      <w:r w:rsidRPr="00DD768A">
        <w:rPr>
          <w:rFonts w:ascii="Times New Roman" w:hAnsi="Times New Roman" w:cs="Times New Roman"/>
          <w:spacing w:val="-2"/>
        </w:rPr>
        <w:t xml:space="preserve"> </w:t>
      </w:r>
      <w:r w:rsidR="008B7527">
        <w:rPr>
          <w:rFonts w:ascii="Times New Roman" w:hAnsi="Times New Roman" w:cs="Times New Roman"/>
          <w:spacing w:val="-2"/>
        </w:rPr>
        <w:t>animacy cue confound</w:t>
      </w:r>
      <w:r w:rsidRPr="00DD768A">
        <w:rPr>
          <w:rFonts w:ascii="Times New Roman" w:hAnsi="Times New Roman" w:cs="Times New Roman"/>
          <w:spacing w:val="-2"/>
        </w:rPr>
        <w:t>. It is difficult to conclude that infants</w:t>
      </w:r>
      <w:r w:rsidR="00D91E1F">
        <w:rPr>
          <w:rFonts w:ascii="Times New Roman" w:hAnsi="Times New Roman" w:cs="Times New Roman"/>
          <w:spacing w:val="-2"/>
        </w:rPr>
        <w:t>’</w:t>
      </w:r>
      <w:r w:rsidRPr="00DD768A">
        <w:rPr>
          <w:rFonts w:ascii="Times New Roman" w:hAnsi="Times New Roman" w:cs="Times New Roman"/>
          <w:spacing w:val="-2"/>
        </w:rPr>
        <w:t xml:space="preserve"> knowledge about the causal properties of people and objects</w:t>
      </w:r>
      <w:r w:rsidR="00D91E1F">
        <w:rPr>
          <w:rFonts w:ascii="Times New Roman" w:hAnsi="Times New Roman" w:cs="Times New Roman"/>
          <w:spacing w:val="-2"/>
        </w:rPr>
        <w:t xml:space="preserve"> is robust</w:t>
      </w:r>
      <w:r w:rsidRPr="00DD768A">
        <w:rPr>
          <w:rFonts w:ascii="Times New Roman" w:hAnsi="Times New Roman" w:cs="Times New Roman"/>
          <w:spacing w:val="-2"/>
        </w:rPr>
        <w:t xml:space="preserve"> if it can be shown that </w:t>
      </w:r>
      <w:r w:rsidR="00D91E1F">
        <w:rPr>
          <w:rFonts w:ascii="Times New Roman" w:hAnsi="Times New Roman" w:cs="Times New Roman"/>
          <w:spacing w:val="-2"/>
        </w:rPr>
        <w:t>this</w:t>
      </w:r>
      <w:r w:rsidRPr="00DD768A">
        <w:rPr>
          <w:rFonts w:ascii="Times New Roman" w:hAnsi="Times New Roman" w:cs="Times New Roman"/>
          <w:spacing w:val="-2"/>
        </w:rPr>
        <w:t xml:space="preserve"> </w:t>
      </w:r>
      <w:r w:rsidRPr="00DD768A">
        <w:rPr>
          <w:rFonts w:ascii="Times New Roman" w:hAnsi="Times New Roman" w:cs="Times New Roman"/>
          <w:spacing w:val="-2"/>
        </w:rPr>
        <w:lastRenderedPageBreak/>
        <w:t xml:space="preserve">knowledge depends on </w:t>
      </w:r>
      <w:r w:rsidR="00D91E1F">
        <w:rPr>
          <w:rFonts w:ascii="Times New Roman" w:hAnsi="Times New Roman" w:cs="Times New Roman"/>
          <w:spacing w:val="-2"/>
        </w:rPr>
        <w:t>subtle movement cues</w:t>
      </w:r>
      <w:r w:rsidRPr="00DD768A">
        <w:rPr>
          <w:rFonts w:ascii="Times New Roman" w:hAnsi="Times New Roman" w:cs="Times New Roman"/>
          <w:spacing w:val="-2"/>
        </w:rPr>
        <w:t xml:space="preserve">. Third, </w:t>
      </w:r>
      <w:r w:rsidR="00D91E1F">
        <w:rPr>
          <w:rFonts w:ascii="Times New Roman" w:hAnsi="Times New Roman" w:cs="Times New Roman"/>
          <w:spacing w:val="-2"/>
        </w:rPr>
        <w:t xml:space="preserve">they are the </w:t>
      </w:r>
      <w:r w:rsidRPr="00DD768A">
        <w:rPr>
          <w:rFonts w:ascii="Times New Roman" w:hAnsi="Times New Roman" w:cs="Times New Roman"/>
          <w:spacing w:val="-2"/>
        </w:rPr>
        <w:t>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r w:rsidR="005579C7">
        <w:rPr>
          <w:rFonts w:ascii="Times New Roman" w:hAnsi="Times New Roman" w:cs="Times New Roman"/>
          <w:spacing w:val="-2"/>
        </w:rPr>
        <w:t>the</w:t>
      </w:r>
      <w:r w:rsidR="00E74658">
        <w:rPr>
          <w:rFonts w:ascii="Times New Roman" w:hAnsi="Times New Roman" w:cs="Times New Roman"/>
          <w:spacing w:val="-2"/>
        </w:rPr>
        <w:t xml:space="preserve"> developmental mechanism by which infants learn that people and inanimate object possess distinct causal properties</w:t>
      </w:r>
      <w:r w:rsidRPr="00DD768A">
        <w:rPr>
          <w:rFonts w:ascii="Times New Roman" w:hAnsi="Times New Roman" w:cs="Times New Roman"/>
          <w:spacing w:val="-2"/>
        </w:rPr>
        <w:t>. Fourth, 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verbal theories as computer simulations to determine whether they </w:t>
      </w:r>
      <w:r w:rsidR="005339AF" w:rsidRPr="00BE372B">
        <w:rPr>
          <w:rFonts w:ascii="Times New Roman" w:hAnsi="Times New Roman" w:cs="Times New Roman"/>
          <w:color w:val="000000" w:themeColor="text1"/>
          <w:spacing w:val="-2"/>
        </w:rPr>
        <w:t xml:space="preserve">can explain change </w:t>
      </w:r>
      <w:r w:rsidR="00523BFC" w:rsidRPr="00BE372B">
        <w:rPr>
          <w:rFonts w:ascii="Times New Roman" w:hAnsi="Times New Roman" w:cs="Times New Roman"/>
          <w:color w:val="000000" w:themeColor="text1"/>
          <w:spacing w:val="-2"/>
        </w:rPr>
        <w:t>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Benton &amp; Rakison, 2018</w:t>
      </w:r>
      <w:r w:rsidR="00925C23" w:rsidRPr="00BE372B">
        <w:rPr>
          <w:rFonts w:ascii="Times New Roman" w:hAnsi="Times New Roman" w:cs="Times New Roman"/>
          <w:color w:val="000000" w:themeColor="text1"/>
          <w:spacing w:val="-2"/>
        </w:rPr>
        <w:t xml:space="preserve">). </w:t>
      </w:r>
      <w:r w:rsidR="00E57BAE" w:rsidRPr="00BE372B">
        <w:rPr>
          <w:rFonts w:ascii="Times New Roman" w:hAnsi="Times New Roman" w:cs="Times New Roman"/>
          <w:color w:val="000000" w:themeColor="text1"/>
          <w:spacing w:val="-2"/>
        </w:rPr>
        <w:t>Fifth,</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3E42B1">
        <w:rPr>
          <w:rFonts w:ascii="Times New Roman" w:hAnsi="Times New Roman" w:cs="Times New Roman"/>
          <w:spacing w:val="-2"/>
        </w:rPr>
        <w:t>For example</w:t>
      </w:r>
      <w:r w:rsidRPr="00DD768A">
        <w:rPr>
          <w:rFonts w:ascii="Times New Roman" w:hAnsi="Times New Roman" w:cs="Times New Roman"/>
          <w:spacing w:val="-2"/>
        </w:rPr>
        <w:t xml:space="preserve">, pediatricians and pediatric psychologists </w:t>
      </w:r>
      <w:r w:rsidR="005F441E">
        <w:rPr>
          <w:rFonts w:ascii="Times New Roman" w:hAnsi="Times New Roman" w:cs="Times New Roman"/>
          <w:spacing w:val="-2"/>
        </w:rPr>
        <w:t xml:space="preserve">could </w:t>
      </w:r>
      <w:r w:rsidR="003754DF">
        <w:rPr>
          <w:rFonts w:ascii="Times New Roman" w:hAnsi="Times New Roman" w:cs="Times New Roman"/>
          <w:spacing w:val="-2"/>
        </w:rPr>
        <w:t>use the results from this project to</w:t>
      </w:r>
      <w:r w:rsidRPr="00DD768A">
        <w:rPr>
          <w:rFonts w:ascii="Times New Roman" w:hAnsi="Times New Roman" w:cs="Times New Roman"/>
          <w:spacing w:val="-2"/>
        </w:rPr>
        <w:t xml:space="preserve"> design novel interventions that target key aspects of </w:t>
      </w:r>
      <w:r w:rsidR="00B044B1">
        <w:rPr>
          <w:rFonts w:ascii="Times New Roman" w:hAnsi="Times New Roman" w:cs="Times New Roman"/>
          <w:spacing w:val="-2"/>
        </w:rPr>
        <w:t>the target mechanism</w:t>
      </w:r>
      <w:r w:rsidRPr="00DD768A">
        <w:rPr>
          <w:rFonts w:ascii="Times New Roman" w:hAnsi="Times New Roman" w:cs="Times New Roman"/>
          <w:spacing w:val="-2"/>
        </w:rPr>
        <w:t xml:space="preserve"> to improve</w:t>
      </w:r>
      <w:r w:rsidR="00B044B1">
        <w:rPr>
          <w:rFonts w:ascii="Times New Roman" w:hAnsi="Times New Roman" w:cs="Times New Roman"/>
          <w:spacing w:val="-2"/>
        </w:rPr>
        <w:t xml:space="preserve"> the</w:t>
      </w:r>
      <w:r w:rsidRPr="00DD768A">
        <w:rPr>
          <w:rFonts w:ascii="Times New Roman" w:hAnsi="Times New Roman" w:cs="Times New Roman"/>
          <w:spacing w:val="-2"/>
        </w:rPr>
        <w:t xml:space="preserve"> learning outcomes</w:t>
      </w:r>
      <w:r w:rsidR="000E2865" w:rsidRPr="00DD768A">
        <w:rPr>
          <w:rFonts w:ascii="Times New Roman" w:hAnsi="Times New Roman" w:cs="Times New Roman"/>
          <w:spacing w:val="-2"/>
        </w:rPr>
        <w:t xml:space="preserve"> for atypically developing populations</w:t>
      </w:r>
      <w:r w:rsidR="005528AD" w:rsidRPr="00DD768A">
        <w:rPr>
          <w:rFonts w:ascii="Times New Roman" w:hAnsi="Times New Roman" w:cs="Times New Roman"/>
          <w:spacing w:val="-2"/>
        </w:rPr>
        <w:t>, especially for those individuals</w:t>
      </w:r>
      <w:r w:rsidR="000E2865" w:rsidRPr="00DD768A">
        <w:rPr>
          <w:rFonts w:ascii="Times New Roman" w:hAnsi="Times New Roman" w:cs="Times New Roman"/>
          <w:spacing w:val="-2"/>
        </w:rPr>
        <w:t xml:space="preserve"> whose disorders and deficits </w:t>
      </w:r>
      <w:r w:rsidR="005528AD" w:rsidRPr="00DD768A">
        <w:rPr>
          <w:rFonts w:ascii="Times New Roman" w:hAnsi="Times New Roman" w:cs="Times New Roman"/>
          <w:spacing w:val="-2"/>
        </w:rPr>
        <w:t>tend to cause profound social deficits</w:t>
      </w:r>
      <w:r w:rsidR="005F441E">
        <w:rPr>
          <w:rFonts w:ascii="Times New Roman" w:hAnsi="Times New Roman" w:cs="Times New Roman"/>
          <w:spacing w:val="-2"/>
        </w:rPr>
        <w:t xml:space="preserve"> such as individuals diagnosed with an </w:t>
      </w:r>
      <w:r w:rsidR="00201282">
        <w:rPr>
          <w:rFonts w:ascii="Times New Roman" w:hAnsi="Times New Roman" w:cs="Times New Roman"/>
          <w:spacing w:val="-2"/>
        </w:rPr>
        <w:t>autism spectrum disorder</w:t>
      </w:r>
      <w:r w:rsidR="005F441E">
        <w:rPr>
          <w:rFonts w:ascii="Times New Roman" w:hAnsi="Times New Roman" w:cs="Times New Roman"/>
          <w:spacing w:val="-2"/>
        </w:rPr>
        <w:t>.</w:t>
      </w:r>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5E17D05B"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Spelke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r w:rsidR="00905D7E">
        <w:rPr>
          <w:rFonts w:ascii="Times New Roman" w:hAnsi="Times New Roman" w:cs="Times New Roman"/>
          <w:spacing w:val="-2"/>
        </w:rPr>
        <w:t>ages,</w:t>
      </w:r>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infants possess innate knowledge about the causal properties of people and objects (by testing 4-month-olds) or whether this knowledge undergoes a developmental progression (by testing a range of ages)</w:t>
      </w:r>
      <w:r w:rsidR="002E022D" w:rsidRPr="00DD768A">
        <w:rPr>
          <w:rFonts w:ascii="Times New Roman" w:hAnsi="Times New Roman" w:cs="Times New Roman"/>
          <w:spacing w:val="-2"/>
        </w:rPr>
        <w:t xml:space="preserve">. </w:t>
      </w:r>
    </w:p>
    <w:p w14:paraId="69CF3CF7" w14:textId="35298FD4" w:rsidR="00444A29" w:rsidRPr="00DD768A" w:rsidRDefault="00F1638E"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73600" behindDoc="0" locked="0" layoutInCell="1" allowOverlap="1" wp14:anchorId="3331A896" wp14:editId="1D73817F">
                <wp:simplePos x="0" y="0"/>
                <wp:positionH relativeFrom="column">
                  <wp:posOffset>5543550</wp:posOffset>
                </wp:positionH>
                <wp:positionV relativeFrom="paragraph">
                  <wp:posOffset>2047875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1A896" id="_x0000_t202" coordsize="21600,21600" o:spt="202" path="m,l,21600r21600,l21600,xe">
                <v:stroke joinstyle="miter"/>
                <v:path gradientshapeok="t" o:connecttype="rect"/>
              </v:shapetype>
              <v:shape id="Text Box 19" o:spid="_x0000_s1026" type="#_x0000_t202" style="position:absolute;left:0;text-align:left;margin-left:436.5pt;margin-top:161.2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1552" behindDoc="0" locked="0" layoutInCell="1" allowOverlap="1" wp14:anchorId="5F96233B" wp14:editId="27AE9738">
                <wp:simplePos x="0" y="0"/>
                <wp:positionH relativeFrom="column">
                  <wp:posOffset>4057650</wp:posOffset>
                </wp:positionH>
                <wp:positionV relativeFrom="paragraph">
                  <wp:posOffset>2066925</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27" type="#_x0000_t202" style="position:absolute;left:0;text-align:left;margin-left:319.5pt;margin-top:162.7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280DC5D3">
                <wp:simplePos x="0" y="0"/>
                <wp:positionH relativeFrom="column">
                  <wp:posOffset>5762625</wp:posOffset>
                </wp:positionH>
                <wp:positionV relativeFrom="paragraph">
                  <wp:posOffset>828675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53.75pt;margin-top:65.2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63360" behindDoc="0" locked="0" layoutInCell="1" allowOverlap="1" wp14:anchorId="568507AA" wp14:editId="4B8B4A7C">
                <wp:simplePos x="0" y="0"/>
                <wp:positionH relativeFrom="column">
                  <wp:posOffset>5010150</wp:posOffset>
                </wp:positionH>
                <wp:positionV relativeFrom="paragraph">
                  <wp:posOffset>824865</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507AA" id="Text Box 1" o:spid="_x0000_s1029" type="#_x0000_t202" style="position:absolute;left:0;text-align:left;margin-left:394.5pt;margin-top:64.95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65F0FE30">
                <wp:simplePos x="0" y="0"/>
                <wp:positionH relativeFrom="column">
                  <wp:posOffset>4086225</wp:posOffset>
                </wp:positionH>
                <wp:positionV relativeFrom="paragraph">
                  <wp:posOffset>847725</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30" type="#_x0000_t202" style="position:absolute;left:0;text-align:left;margin-left:321.75pt;margin-top:66.75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00CE3D8D"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Spelke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Spelke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09BF1CEF"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will be entered into a linear mixed-effects model (LMM) with condition (People, Inanimate Object) and age (4, 7, 11) as the between-subjects predictors and test trial (Contact, No Contact) as the within-subjects predictor. </w:t>
      </w:r>
      <w:r w:rsidR="00905D7E">
        <w:rPr>
          <w:rFonts w:ascii="Times New Roman" w:hAnsi="Times New Roman" w:cs="Times New Roman"/>
          <w:spacing w:val="-2"/>
        </w:rPr>
        <w:t>Subjects</w:t>
      </w:r>
      <w:r w:rsidRPr="00DD768A">
        <w:rPr>
          <w:rFonts w:ascii="Times New Roman" w:hAnsi="Times New Roman" w:cs="Times New Roman"/>
          <w:spacing w:val="-2"/>
        </w:rPr>
        <w:t xml:space="preserve"> will be entered into the model as a random-effect factor. </w:t>
      </w:r>
      <w:r w:rsidR="00905D7E">
        <w:rPr>
          <w:rFonts w:ascii="Times New Roman" w:hAnsi="Times New Roman" w:cs="Times New Roman"/>
          <w:spacing w:val="-2"/>
        </w:rPr>
        <w:t>Significant</w:t>
      </w:r>
      <w:r w:rsidRPr="00DD768A">
        <w:rPr>
          <w:rFonts w:ascii="Times New Roman" w:hAnsi="Times New Roman" w:cs="Times New Roman"/>
          <w:spacing w:val="-2"/>
        </w:rPr>
        <w:t xml:space="preserve">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undergoes a developmental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xml:space="preserve">’ </w:t>
      </w:r>
      <w:r w:rsidR="00DD7078">
        <w:rPr>
          <w:rFonts w:ascii="Times New Roman" w:hAnsi="Times New Roman" w:cs="Times New Roman"/>
          <w:spacing w:val="-2"/>
        </w:rPr>
        <w:lastRenderedPageBreak/>
        <w:t>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should look longer at the No-Collision test event than at the Collision test event.</w:t>
      </w:r>
      <w:r w:rsidR="00B11834">
        <w:rPr>
          <w:rFonts w:ascii="Times New Roman" w:hAnsi="Times New Roman" w:cs="Times New Roman"/>
          <w:spacing w:val="-2"/>
        </w:rPr>
        <w:t xml:space="preserve"> The 4-month-olds would be expected to look equally at both test events. 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2BC0AC8A"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0B20BD3C"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Design and procedure.</w:t>
      </w:r>
      <w:r w:rsidRPr="00DD768A">
        <w:rPr>
          <w:rFonts w:ascii="Times New Roman" w:hAnsi="Times New Roman" w:cs="Times New Roman"/>
          <w:spacing w:val="-2"/>
        </w:rPr>
        <w:t xml:space="preserve"> </w:t>
      </w:r>
      <w:r w:rsidR="008664CF">
        <w:rPr>
          <w:rFonts w:ascii="Times New Roman" w:hAnsi="Times New Roman" w:cs="Times New Roman"/>
          <w:spacing w:val="-2"/>
        </w:rPr>
        <w:t>Infants</w:t>
      </w:r>
      <w:r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r w:rsidR="00ED5679">
        <w:rPr>
          <w:rFonts w:ascii="Times New Roman" w:hAnsi="Times New Roman" w:cs="Times New Roman"/>
          <w:spacing w:val="-2"/>
        </w:rPr>
        <w:t>torsos</w:t>
      </w:r>
      <w:r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r w:rsidR="008664CF">
        <w:rPr>
          <w:rFonts w:ascii="Times New Roman" w:hAnsi="Times New Roman" w:cs="Times New Roman"/>
          <w:spacing w:val="-2"/>
        </w:rPr>
        <w:t>)</w:t>
      </w:r>
      <w:r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Pr="00DD768A">
        <w:rPr>
          <w:rFonts w:ascii="Times New Roman" w:hAnsi="Times New Roman" w:cs="Times New Roman"/>
          <w:spacing w:val="-2"/>
        </w:rPr>
        <w:t xml:space="preserve"> associated with the different kinds of causality. All other aspects of this study will be identical to Study 1. In other words, all infants will be familiarized with the stimuli that correspond to their condition, habituated to an event with a </w:t>
      </w:r>
      <w:r w:rsidR="00570668">
        <w:rPr>
          <w:rFonts w:ascii="Times New Roman" w:hAnsi="Times New Roman" w:cs="Times New Roman"/>
          <w:spacing w:val="-2"/>
        </w:rPr>
        <w:t>central screen,</w:t>
      </w:r>
      <w:r w:rsidRPr="00DD768A">
        <w:rPr>
          <w:rFonts w:ascii="Times New Roman" w:hAnsi="Times New Roman" w:cs="Times New Roman"/>
          <w:spacing w:val="-2"/>
        </w:rPr>
        <w:t xml:space="preserve"> and</w:t>
      </w:r>
      <w:r w:rsidR="00570668">
        <w:rPr>
          <w:rFonts w:ascii="Times New Roman" w:hAnsi="Times New Roman" w:cs="Times New Roman"/>
          <w:spacing w:val="-2"/>
        </w:rPr>
        <w:t xml:space="preserve"> then</w:t>
      </w:r>
      <w:r w:rsidRPr="00DD768A">
        <w:rPr>
          <w:rFonts w:ascii="Times New Roman" w:hAnsi="Times New Roman" w:cs="Times New Roman"/>
          <w:spacing w:val="-2"/>
        </w:rPr>
        <w:t xml:space="preserve"> tested </w:t>
      </w:r>
      <w:r w:rsidR="00570668" w:rsidRPr="00DD768A">
        <w:rPr>
          <w:rFonts w:ascii="Times New Roman" w:hAnsi="Times New Roman" w:cs="Times New Roman"/>
          <w:spacing w:val="-2"/>
        </w:rPr>
        <w:t>on Collision</w:t>
      </w:r>
      <w:r w:rsidRPr="00DD768A">
        <w:rPr>
          <w:rFonts w:ascii="Times New Roman" w:hAnsi="Times New Roman" w:cs="Times New Roman"/>
          <w:spacing w:val="-2"/>
        </w:rPr>
        <w:t xml:space="preserve"> and No-Collision test event</w:t>
      </w:r>
      <w:r w:rsidR="00570668">
        <w:rPr>
          <w:rFonts w:ascii="Times New Roman" w:hAnsi="Times New Roman" w:cs="Times New Roman"/>
          <w:spacing w:val="-2"/>
        </w:rPr>
        <w:t>s</w:t>
      </w:r>
      <w:r w:rsidRPr="00DD768A">
        <w:rPr>
          <w:rFonts w:ascii="Times New Roman" w:hAnsi="Times New Roman" w:cs="Times New Roman"/>
          <w:spacing w:val="-2"/>
        </w:rPr>
        <w:t xml:space="preserve">. </w:t>
      </w:r>
    </w:p>
    <w:p w14:paraId="5C31256E" w14:textId="33805064"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69464D1A"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187E82A3">
                <wp:simplePos x="0" y="0"/>
                <wp:positionH relativeFrom="column">
                  <wp:posOffset>6038850</wp:posOffset>
                </wp:positionH>
                <wp:positionV relativeFrom="paragraph">
                  <wp:posOffset>161925</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75.5pt;margin-top:12.7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rFonts w:ascii="Times New Roman" w:hAnsi="Times New Roman" w:cs="Times New Roman"/>
          <w:b/>
          <w:bCs/>
          <w:noProof/>
          <w:spacing w:val="-2"/>
        </w:rPr>
        <w:drawing>
          <wp:anchor distT="0" distB="0" distL="114300" distR="114300" simplePos="0" relativeHeight="251674624" behindDoc="0" locked="0" layoutInCell="1" allowOverlap="1" wp14:anchorId="48BAEEE6" wp14:editId="3CB72DF6">
            <wp:simplePos x="0" y="0"/>
            <wp:positionH relativeFrom="margin">
              <wp:posOffset>5829300</wp:posOffset>
            </wp:positionH>
            <wp:positionV relativeFrom="margin">
              <wp:posOffset>3314700</wp:posOffset>
            </wp:positionV>
            <wp:extent cx="857250" cy="1146175"/>
            <wp:effectExtent l="0" t="0" r="0" b="0"/>
            <wp:wrapSquare wrapText="bothSides"/>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57250" cy="1146175"/>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Predictions.</w:t>
      </w:r>
      <w:r w:rsidR="00444A29" w:rsidRPr="00DD768A">
        <w:rPr>
          <w:rFonts w:ascii="Times New Roman" w:hAnsi="Times New Roman" w:cs="Times New Roman"/>
          <w:spacing w:val="-2"/>
        </w:rPr>
        <w:t xml:space="preserve"> If associative learning rather than Core Knowledge underpinned infants' looking behavior in Study 1 (as well as in Spelke et al. [1995])</w:t>
      </w:r>
      <w:r w:rsidR="00570668">
        <w:rPr>
          <w:rFonts w:ascii="Times New Roman" w:hAnsi="Times New Roman" w:cs="Times New Roman"/>
          <w:spacing w:val="-2"/>
        </w:rPr>
        <w:t xml:space="preserve"> specifically and their developing causal knowledge of people and objects generally</w:t>
      </w:r>
      <w:r w:rsidR="00444A29"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00444A29"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00444A29"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00444A29"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00444A29"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00444A29"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00444A29"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00444A29"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00444A29"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00444A29"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00444A29"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292D1AF5"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across all of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16285A1E"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lastRenderedPageBreak/>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5223A0C0"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all of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4A446085" w:rsidR="00580AEE" w:rsidRPr="009B3ECE" w:rsidRDefault="00124D06" w:rsidP="007036EF">
      <w:pPr>
        <w:spacing w:line="240" w:lineRule="exact"/>
        <w:contextualSpacing/>
        <w:jc w:val="both"/>
        <w:rPr>
          <w:rFonts w:ascii="Times New Roman" w:hAnsi="Times New Roman" w:cs="Times New Roman"/>
          <w:b/>
          <w:bCs/>
          <w:spacing w:val="-2"/>
        </w:rPr>
      </w:pPr>
      <w:r w:rsidRPr="00236693">
        <w:rPr>
          <w:b/>
          <w:bCs/>
          <w:noProof/>
        </w:rPr>
        <mc:AlternateContent>
          <mc:Choice Requires="wps">
            <w:drawing>
              <wp:anchor distT="0" distB="0" distL="114300" distR="114300" simplePos="0" relativeHeight="251680768" behindDoc="0" locked="0" layoutInCell="1" allowOverlap="1" wp14:anchorId="60B8C512" wp14:editId="79D13EC9">
                <wp:simplePos x="0" y="0"/>
                <wp:positionH relativeFrom="page">
                  <wp:posOffset>4752975</wp:posOffset>
                </wp:positionH>
                <wp:positionV relativeFrom="paragraph">
                  <wp:posOffset>114300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374.25pt;margin-top:9pt;width:57.75pt;height:1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" stroked="f">
                <v:textbox inset="0,0,0,0">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A70394" w:rsidRPr="009B3ECE">
        <w:rPr>
          <w:rFonts w:ascii="Times New Roman" w:hAnsi="Times New Roman" w:cs="Times New Roman"/>
          <w:b/>
          <w:bCs/>
          <w:spacing w:val="-2"/>
        </w:rPr>
        <w:t>Computational model</w:t>
      </w:r>
    </w:p>
    <w:p w14:paraId="43084B95" w14:textId="36CBFA0C" w:rsidR="005C2DBC" w:rsidRPr="00DD768A" w:rsidRDefault="00895441"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noProof/>
          <w:spacing w:val="-2"/>
          <w:u w:val="single"/>
        </w:rPr>
        <w:drawing>
          <wp:anchor distT="0" distB="0" distL="114300" distR="114300" simplePos="0" relativeHeight="251678720" behindDoc="0" locked="0" layoutInCell="1" allowOverlap="1" wp14:anchorId="570E50BA" wp14:editId="58B9806C">
            <wp:simplePos x="0" y="0"/>
            <wp:positionH relativeFrom="margin">
              <wp:posOffset>1304925</wp:posOffset>
            </wp:positionH>
            <wp:positionV relativeFrom="margin">
              <wp:posOffset>2447925</wp:posOffset>
            </wp:positionV>
            <wp:extent cx="5774055" cy="207708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74055" cy="207708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Purpose:</w:t>
      </w:r>
      <w:r w:rsidR="00A70394"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00A70394"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00A70394"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00A70394" w:rsidRPr="00DD768A">
        <w:rPr>
          <w:rFonts w:ascii="Times New Roman" w:hAnsi="Times New Roman" w:cs="Times New Roman"/>
          <w:spacing w:val="-2"/>
        </w:rPr>
        <w:t xml:space="preserve"> knowledge about people and inanimate objects. To address</w:t>
      </w:r>
      <w:r w:rsidR="007D768C">
        <w:rPr>
          <w:rFonts w:ascii="Times New Roman" w:hAnsi="Times New Roman" w:cs="Times New Roman"/>
          <w:spacing w:val="-2"/>
        </w:rPr>
        <w:t xml:space="preserve"> directly</w:t>
      </w:r>
      <w:r w:rsidR="00A70394" w:rsidRPr="00DD768A">
        <w:rPr>
          <w:rFonts w:ascii="Times New Roman" w:hAnsi="Times New Roman" w:cs="Times New Roman"/>
          <w:spacing w:val="-2"/>
        </w:rPr>
        <w:t xml:space="preserve"> 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r w:rsidR="00A70394"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00A70394"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00A70394"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00A70394"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00A70394" w:rsidRPr="00DD768A">
        <w:rPr>
          <w:rFonts w:ascii="Times New Roman" w:hAnsi="Times New Roman" w:cs="Times New Roman"/>
          <w:spacing w:val="-2"/>
        </w:rPr>
        <w:t xml:space="preserve"> to predict infants' responses in Study 2. </w:t>
      </w:r>
    </w:p>
    <w:p w14:paraId="1D541B4B" w14:textId="522C7A29"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Rakison, 2018; Yermolayeva &amp; Rakison,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752E66">
        <w:rPr>
          <w:rFonts w:ascii="Times New Roman" w:hAnsi="Times New Roman" w:cs="Times New Roman"/>
          <w:spacing w:val="-2"/>
        </w:rPr>
        <w:t xml:space="preserve"> of this document</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231C7D48" w:rsidR="00BC043A" w:rsidRPr="00DD768A" w:rsidRDefault="00F55603"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2816" behindDoc="0" locked="0" layoutInCell="1" allowOverlap="1" wp14:anchorId="4D98E3CD" wp14:editId="4C39C592">
                <wp:simplePos x="0" y="0"/>
                <wp:positionH relativeFrom="column">
                  <wp:posOffset>4667250</wp:posOffset>
                </wp:positionH>
                <wp:positionV relativeFrom="paragraph">
                  <wp:posOffset>1457325</wp:posOffset>
                </wp:positionV>
                <wp:extent cx="600075" cy="1714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600075" cy="171450"/>
                        </a:xfrm>
                        <a:prstGeom prst="rect">
                          <a:avLst/>
                        </a:prstGeom>
                        <a:solidFill>
                          <a:prstClr val="white"/>
                        </a:solidFill>
                        <a:ln>
                          <a:noFill/>
                        </a:ln>
                      </wps:spPr>
                      <wps:txbx>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8E3CD" id="Text Box 5" o:spid="_x0000_s1033" type="#_x0000_t202" style="position:absolute;left:0;text-align:left;margin-left:367.5pt;margin-top:114.75pt;width:47.2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" stroked="f">
                <v:textbox inset="0,0,0,0">
                  <w:txbxContent>
                    <w:p w14:paraId="67926EB1" w14:textId="21328640"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Pr="00F55603">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v:textbox>
                <w10:wrap type="squar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7696" behindDoc="0" locked="0" layoutInCell="1" allowOverlap="1" wp14:anchorId="144746C8" wp14:editId="0CF72A8E">
            <wp:simplePos x="0" y="0"/>
            <wp:positionH relativeFrom="margin">
              <wp:posOffset>2776220</wp:posOffset>
            </wp:positionH>
            <wp:positionV relativeFrom="margin">
              <wp:posOffset>6133465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Design.</w:t>
      </w:r>
      <w:r w:rsidR="00A70394"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A70394"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w:t>
      </w:r>
      <w:proofErr w:type="spellStart"/>
      <w:r w:rsidR="006D489F" w:rsidRPr="00DD768A">
        <w:rPr>
          <w:rFonts w:ascii="Times New Roman" w:hAnsi="Times New Roman" w:cs="Times New Roman"/>
          <w:spacing w:val="-2"/>
        </w:rPr>
        <w:t>Lapan</w:t>
      </w:r>
      <w:proofErr w:type="spellEnd"/>
      <w:r w:rsidR="006D489F" w:rsidRPr="00DD768A">
        <w:rPr>
          <w:rFonts w:ascii="Times New Roman" w:hAnsi="Times New Roman" w:cs="Times New Roman"/>
          <w:spacing w:val="-2"/>
        </w:rPr>
        <w:t xml:space="preserve">, 2022; Benton,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&amp; Sobel, 2021; Rakison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Benton &amp; Rakison, 2018</w:t>
      </w:r>
      <w:r w:rsidR="00B66D8F" w:rsidRPr="00DD768A">
        <w:rPr>
          <w:rFonts w:ascii="Times New Roman" w:hAnsi="Times New Roman" w:cs="Times New Roman"/>
          <w:spacing w:val="-2"/>
        </w:rPr>
        <w:t>).</w:t>
      </w:r>
      <w:r w:rsidR="00A70394"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female head, the "head" region of a box, or the "head" region of a cylinder</w:t>
      </w:r>
      <w:r w:rsidR="008F0F78" w:rsidRPr="00DD768A">
        <w:rPr>
          <w:rFonts w:ascii="Times New Roman" w:hAnsi="Times New Roman" w:cs="Times New Roman"/>
          <w:spacing w:val="-2"/>
        </w:rPr>
        <w:t>, a pattern of activity across 2 units that corresponds to</w:t>
      </w:r>
      <w:r w:rsidR="00A70394"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00A70394"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00A70394"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00A70394" w:rsidRPr="00DD768A">
        <w:rPr>
          <w:rFonts w:ascii="Times New Roman" w:hAnsi="Times New Roman" w:cs="Times New Roman"/>
          <w:spacing w:val="-2"/>
        </w:rPr>
        <w:t xml:space="preserve"> to the unique identity of an object or entity. This final group implements that idea </w:t>
      </w:r>
      <w:r w:rsidR="00A70394" w:rsidRPr="00DD768A">
        <w:rPr>
          <w:rFonts w:ascii="Times New Roman" w:hAnsi="Times New Roman" w:cs="Times New Roman"/>
          <w:spacing w:val="-2"/>
        </w:rPr>
        <w:lastRenderedPageBreak/>
        <w:t>that no two individuals or objects are identical</w:t>
      </w:r>
      <w:r w:rsidR="00956E3C" w:rsidRPr="00DD768A">
        <w:rPr>
          <w:rFonts w:ascii="Times New Roman" w:hAnsi="Times New Roman" w:cs="Times New Roman"/>
          <w:spacing w:val="-2"/>
        </w:rPr>
        <w:t xml:space="preserve"> in their perceptual features</w:t>
      </w:r>
      <w:r w:rsidR="00A70394"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00A70394" w:rsidRPr="00DD768A">
        <w:rPr>
          <w:rFonts w:ascii="Times New Roman" w:hAnsi="Times New Roman" w:cs="Times New Roman"/>
          <w:spacing w:val="-2"/>
        </w:rPr>
        <w:t xml:space="preserve"> </w:t>
      </w:r>
      <w:r w:rsidR="007B1F34" w:rsidRPr="00DD768A">
        <w:rPr>
          <w:rFonts w:ascii="Times New Roman" w:hAnsi="Times New Roman" w:cs="Times New Roman"/>
          <w:spacing w:val="-2"/>
        </w:rPr>
        <w:t xml:space="preserve">This means that the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to learn a compact representation of the input</w:t>
      </w:r>
      <w:r w:rsidR="003A3E82" w:rsidRPr="00DD768A">
        <w:rPr>
          <w:rFonts w:ascii="Times New Roman" w:hAnsi="Times New Roman" w:cs="Times New Roman"/>
          <w:spacing w:val="-2"/>
        </w:rPr>
        <w:t>—</w:t>
      </w:r>
      <w:r w:rsidR="007B1F34" w:rsidRPr="00DD768A">
        <w:rPr>
          <w:rFonts w:ascii="Times New Roman" w:hAnsi="Times New Roman" w:cs="Times New Roman"/>
          <w:spacing w:val="-2"/>
        </w:rPr>
        <w:t>along the hidden layer</w:t>
      </w:r>
      <w:r w:rsidR="003A3E82" w:rsidRPr="00DD768A">
        <w:rPr>
          <w:rFonts w:ascii="Times New Roman" w:hAnsi="Times New Roman" w:cs="Times New Roman"/>
          <w:spacing w:val="-2"/>
        </w:rPr>
        <w:t>—</w:t>
      </w:r>
      <w:r w:rsidR="007B1F34" w:rsidRPr="00DD768A">
        <w:rPr>
          <w:rFonts w:ascii="Times New Roman" w:hAnsi="Times New Roman" w:cs="Times New Roman"/>
          <w:spacing w:val="-2"/>
        </w:rPr>
        <w:t>that enables it</w:t>
      </w:r>
      <w:r w:rsidR="00BE6EC2" w:rsidRPr="00DD768A">
        <w:rPr>
          <w:rFonts w:ascii="Times New Roman" w:hAnsi="Times New Roman" w:cs="Times New Roman"/>
          <w:spacing w:val="-2"/>
        </w:rPr>
        <w:t xml:space="preserve"> 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xml:space="preserve">, French, &amp; Quinn, 2000;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6880CDAA"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possess people parts influences how models “treat” unmodified people and inanimate objects as well as modified people and inanimate objects</w:t>
      </w:r>
      <w:r w:rsidR="003C686E">
        <w:rPr>
          <w:rFonts w:ascii="Times New Roman" w:hAnsi="Times New Roman" w:cs="Times New Roman"/>
          <w:spacing w:val="-2"/>
        </w:rPr>
        <w:t>, but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Rakison, &amp; Sobel, 2021; Rakison &amp; Benton, 2019).</w:t>
      </w:r>
      <w:r w:rsidR="00F972AE" w:rsidRPr="00DD768A">
        <w:rPr>
          <w:rFonts w:ascii="Times New Roman" w:hAnsi="Times New Roman" w:cs="Times New Roman"/>
          <w:spacing w:val="-2"/>
        </w:rPr>
        <w:t xml:space="preserve"> 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 xml:space="preserve">Rakison, &amp; Sobel, 2021; Rakison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w:t>
      </w:r>
      <w:proofErr w:type="gramStart"/>
      <w:r w:rsidR="002C3B6D">
        <w:rPr>
          <w:rFonts w:ascii="Times New Roman" w:hAnsi="Times New Roman" w:cs="Times New Roman"/>
          <w:spacing w:val="-2"/>
        </w:rPr>
        <w:t>decay</w:t>
      </w:r>
      <w:proofErr w:type="gramEnd"/>
      <w:r w:rsidR="002C3B6D">
        <w:rPr>
          <w:rFonts w:ascii="Times New Roman" w:hAnsi="Times New Roman" w:cs="Times New Roman"/>
          <w:spacing w:val="-2"/>
        </w:rPr>
        <w:t xml:space="preserve">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50AB623"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proofErr w:type="spellStart"/>
      <w:r w:rsidR="00C9189A" w:rsidRPr="00DD768A">
        <w:rPr>
          <w:rFonts w:ascii="Times New Roman" w:hAnsi="Times New Roman" w:cs="Times New Roman"/>
          <w:spacing w:val="-2"/>
        </w:rPr>
        <w:t>Mareschal</w:t>
      </w:r>
      <w:proofErr w:type="spellEnd"/>
      <w:r w:rsidR="00C9189A" w:rsidRPr="00DD768A">
        <w:rPr>
          <w:rFonts w:ascii="Times New Roman" w:hAnsi="Times New Roman" w:cs="Times New Roman"/>
          <w:spacing w:val="-2"/>
        </w:rPr>
        <w:t xml:space="preserve">, French, &amp; Quinn, 2000; </w:t>
      </w:r>
      <w:proofErr w:type="spellStart"/>
      <w:r w:rsidR="00DE4F57" w:rsidRPr="00DD768A">
        <w:rPr>
          <w:rFonts w:ascii="Times New Roman" w:hAnsi="Times New Roman" w:cs="Times New Roman"/>
          <w:spacing w:val="-2"/>
        </w:rPr>
        <w:t>Mareschal</w:t>
      </w:r>
      <w:proofErr w:type="spellEnd"/>
      <w:r w:rsidR="00DE4F57" w:rsidRPr="00DD768A">
        <w:rPr>
          <w:rFonts w:ascii="Times New Roman" w:hAnsi="Times New Roman" w:cs="Times New Roman"/>
          <w:spacing w:val="-2"/>
        </w:rPr>
        <w:t xml:space="preserve">,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Rakison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w:t>
      </w:r>
      <w:r w:rsidR="00BA7E7C">
        <w:rPr>
          <w:rFonts w:ascii="Times New Roman" w:hAnsi="Times New Roman" w:cs="Times New Roman"/>
          <w:spacing w:val="-2"/>
        </w:rPr>
        <w:t>.</w:t>
      </w:r>
      <w:r w:rsidR="00BA7E7C" w:rsidRPr="00DD768A">
        <w:rPr>
          <w:rFonts w:ascii="Times New Roman" w:hAnsi="Times New Roman" w:cs="Times New Roman"/>
          <w:spacing w:val="-2"/>
        </w:rPr>
        <w:t xml:space="preserve"> </w:t>
      </w:r>
      <w:r w:rsidR="00BA7E7C">
        <w:rPr>
          <w:rFonts w:ascii="Times New Roman" w:hAnsi="Times New Roman" w:cs="Times New Roman"/>
          <w:spacing w:val="-2"/>
        </w:rPr>
        <w:t>In contrast,</w:t>
      </w:r>
      <w:r w:rsidR="00BA7E7C" w:rsidRPr="00DD768A">
        <w:rPr>
          <w:rFonts w:ascii="Times New Roman" w:hAnsi="Times New Roman" w:cs="Times New Roman"/>
          <w:spacing w:val="-2"/>
        </w:rPr>
        <w:t xml:space="preserve"> </w:t>
      </w:r>
      <w:r w:rsidR="005508FE" w:rsidRPr="00DD768A">
        <w:rPr>
          <w:rFonts w:ascii="Times New Roman" w:hAnsi="Times New Roman" w:cs="Times New Roman"/>
          <w:spacing w:val="-2"/>
        </w:rPr>
        <w:t xml:space="preserve">networks assigned to the Inanimate Object condition should show 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r w:rsidR="00367B84">
        <w:rPr>
          <w:rFonts w:ascii="Times New Roman" w:hAnsi="Times New Roman" w:cs="Times New Roman"/>
          <w:spacing w:val="-2"/>
        </w:rPr>
        <w:t xml:space="preserve">Preliminary simulations </w:t>
      </w:r>
      <w:r w:rsidR="00743581">
        <w:rPr>
          <w:rFonts w:ascii="Times New Roman" w:hAnsi="Times New Roman" w:cs="Times New Roman"/>
          <w:spacing w:val="-2"/>
        </w:rPr>
        <w:t>revealed</w:t>
      </w:r>
      <w:r w:rsidR="00200007">
        <w:rPr>
          <w:rFonts w:ascii="Times New Roman" w:hAnsi="Times New Roman" w:cs="Times New Roman"/>
          <w:spacing w:val="-2"/>
        </w:rPr>
        <w:t xml:space="preserve"> that the difference in “looking time”</w:t>
      </w:r>
      <w:r w:rsidR="006B7281">
        <w:rPr>
          <w:rFonts w:ascii="Times New Roman" w:hAnsi="Times New Roman" w:cs="Times New Roman"/>
          <w:spacing w:val="-2"/>
        </w:rPr>
        <w:t xml:space="preserve"> (i.e., difference in SSE)</w:t>
      </w:r>
      <w:r w:rsidR="00200007">
        <w:rPr>
          <w:rFonts w:ascii="Times New Roman" w:hAnsi="Times New Roman" w:cs="Times New Roman"/>
          <w:spacing w:val="-2"/>
        </w:rPr>
        <w:t xml:space="preserve"> between the No Contact and Contact test events was greater for models assigned to the Inanimate </w:t>
      </w:r>
      <w:r w:rsidR="00DC15DA">
        <w:rPr>
          <w:rFonts w:ascii="Times New Roman" w:hAnsi="Times New Roman" w:cs="Times New Roman"/>
          <w:spacing w:val="-2"/>
        </w:rPr>
        <w:t>Object c</w:t>
      </w:r>
      <w:r w:rsidR="00200007">
        <w:rPr>
          <w:rFonts w:ascii="Times New Roman" w:hAnsi="Times New Roman" w:cs="Times New Roman"/>
          <w:spacing w:val="-2"/>
        </w:rPr>
        <w:t>ondition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No</w:t>
      </w:r>
      <w:proofErr w:type="spellEnd"/>
      <w:r w:rsidR="00200007">
        <w:rPr>
          <w:rFonts w:ascii="Times New Roman" w:hAnsi="Times New Roman" w:cs="Times New Roman"/>
          <w:spacing w:val="-2"/>
          <w:vertAlign w:val="subscript"/>
        </w:rPr>
        <w:t xml:space="preserve">-Collision </w:t>
      </w:r>
      <w:r w:rsidR="00200007">
        <w:rPr>
          <w:rFonts w:ascii="Times New Roman" w:hAnsi="Times New Roman" w:cs="Times New Roman"/>
          <w:spacing w:val="-2"/>
        </w:rPr>
        <w:t xml:space="preserve">= 11.55,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Collision</w:t>
      </w:r>
      <w:proofErr w:type="spellEnd"/>
      <w:r w:rsidR="00200007">
        <w:rPr>
          <w:rFonts w:ascii="Times New Roman" w:hAnsi="Times New Roman" w:cs="Times New Roman"/>
          <w:spacing w:val="-2"/>
          <w:vertAlign w:val="subscript"/>
        </w:rPr>
        <w:t xml:space="preserve"> </w:t>
      </w:r>
      <w:r w:rsidR="00200007">
        <w:rPr>
          <w:rFonts w:ascii="Times New Roman" w:hAnsi="Times New Roman" w:cs="Times New Roman"/>
          <w:spacing w:val="-2"/>
        </w:rPr>
        <w:t>= 8.73)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8.6,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8.3</w:t>
      </w:r>
      <w:r w:rsidR="00200007">
        <w:rPr>
          <w:rFonts w:ascii="Times New Roman" w:hAnsi="Times New Roman" w:cs="Times New Roman"/>
          <w:spacing w:val="-2"/>
        </w:rPr>
        <w:t xml:space="preserve">), </w:t>
      </w:r>
      <w:proofErr w:type="gramStart"/>
      <w:r w:rsidR="00200007" w:rsidRPr="001B1EA5">
        <w:rPr>
          <w:rFonts w:ascii="Times New Roman" w:hAnsi="Times New Roman" w:cs="Times New Roman"/>
          <w:i/>
          <w:iCs/>
          <w:spacing w:val="-2"/>
        </w:rPr>
        <w:t>t</w:t>
      </w:r>
      <w:r w:rsidR="00200007">
        <w:rPr>
          <w:rFonts w:ascii="Times New Roman" w:hAnsi="Times New Roman" w:cs="Times New Roman"/>
          <w:spacing w:val="-2"/>
        </w:rPr>
        <w:t>(</w:t>
      </w:r>
      <w:proofErr w:type="gramEnd"/>
      <w:r w:rsidR="006B7281">
        <w:rPr>
          <w:rFonts w:ascii="Times New Roman" w:hAnsi="Times New Roman" w:cs="Times New Roman"/>
          <w:spacing w:val="-2"/>
        </w:rPr>
        <w:t>62</w:t>
      </w:r>
      <w:r w:rsidR="00200007">
        <w:rPr>
          <w:rFonts w:ascii="Times New Roman" w:hAnsi="Times New Roman" w:cs="Times New Roman"/>
          <w:spacing w:val="-2"/>
        </w:rPr>
        <w:t xml:space="preserve">) = </w:t>
      </w:r>
      <w:r w:rsidR="009239B7">
        <w:rPr>
          <w:rFonts w:ascii="Times New Roman" w:hAnsi="Times New Roman" w:cs="Times New Roman"/>
          <w:spacing w:val="-2"/>
        </w:rPr>
        <w:t>57.58</w:t>
      </w:r>
      <w:r w:rsidR="00200007">
        <w:rPr>
          <w:rFonts w:ascii="Times New Roman" w:hAnsi="Times New Roman" w:cs="Times New Roman"/>
          <w:spacing w:val="-2"/>
        </w:rPr>
        <w:t xml:space="preserve">, </w:t>
      </w:r>
      <w:r w:rsidR="00200007">
        <w:rPr>
          <w:rFonts w:ascii="Times New Roman" w:hAnsi="Times New Roman" w:cs="Times New Roman"/>
          <w:i/>
          <w:iCs/>
          <w:spacing w:val="-2"/>
        </w:rPr>
        <w:t xml:space="preserve">p </w:t>
      </w:r>
      <w:r w:rsidR="00200007">
        <w:rPr>
          <w:rFonts w:ascii="Times New Roman" w:hAnsi="Times New Roman" w:cs="Times New Roman"/>
          <w:spacing w:val="-2"/>
        </w:rPr>
        <w:t>&lt; .0001</w:t>
      </w:r>
      <w:r w:rsidR="006B7281">
        <w:rPr>
          <w:rFonts w:ascii="Times New Roman" w:hAnsi="Times New Roman" w:cs="Times New Roman"/>
          <w:spacing w:val="-2"/>
        </w:rPr>
        <w:t xml:space="preserve">. </w:t>
      </w:r>
      <w:r w:rsidR="00743581">
        <w:rPr>
          <w:rFonts w:ascii="Times New Roman" w:hAnsi="Times New Roman" w:cs="Times New Roman"/>
          <w:spacing w:val="-2"/>
        </w:rPr>
        <w:t xml:space="preserve"> Importantly,</w:t>
      </w:r>
      <w:r w:rsidR="009A0395">
        <w:rPr>
          <w:rFonts w:ascii="Times New Roman" w:hAnsi="Times New Roman" w:cs="Times New Roman"/>
          <w:spacing w:val="-2"/>
        </w:rPr>
        <w:t xml:space="preserve"> in a follow-up simulation in which objects were given legs and people were given the bottom-halves of objects, </w:t>
      </w:r>
      <w:r w:rsidR="006B7281">
        <w:rPr>
          <w:rFonts w:ascii="Times New Roman" w:hAnsi="Times New Roman" w:cs="Times New Roman"/>
          <w:spacing w:val="-2"/>
        </w:rPr>
        <w:t xml:space="preserve">the difference in “looking time” between the No Contact and Contact test events was greater for models assigned to the </w:t>
      </w:r>
      <w:r w:rsidR="009239B7">
        <w:rPr>
          <w:rFonts w:ascii="Times New Roman" w:hAnsi="Times New Roman" w:cs="Times New Roman"/>
          <w:spacing w:val="-2"/>
        </w:rPr>
        <w:t>People with Object Legs</w:t>
      </w:r>
      <w:r w:rsidR="00DC15DA">
        <w:rPr>
          <w:rFonts w:ascii="Times New Roman" w:hAnsi="Times New Roman" w:cs="Times New Roman"/>
          <w:spacing w:val="-2"/>
        </w:rPr>
        <w:t xml:space="preserve"> c</w:t>
      </w:r>
      <w:r w:rsidR="006B7281">
        <w:rPr>
          <w:rFonts w:ascii="Times New Roman" w:hAnsi="Times New Roman" w:cs="Times New Roman"/>
          <w:spacing w:val="-2"/>
        </w:rPr>
        <w:t>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16.47</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12.08</w:t>
      </w:r>
      <w:r w:rsidR="006B7281">
        <w:rPr>
          <w:rFonts w:ascii="Times New Roman" w:hAnsi="Times New Roman" w:cs="Times New Roman"/>
          <w:spacing w:val="-2"/>
        </w:rPr>
        <w:t>)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14.71</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13.57</w:t>
      </w:r>
      <w:r w:rsidR="006B7281">
        <w:rPr>
          <w:rFonts w:ascii="Times New Roman" w:hAnsi="Times New Roman" w:cs="Times New Roman"/>
          <w:spacing w:val="-2"/>
        </w:rPr>
        <w:t xml:space="preserve">), </w:t>
      </w:r>
      <w:r w:rsidR="006B7281" w:rsidRPr="001B1EA5">
        <w:rPr>
          <w:rFonts w:ascii="Times New Roman" w:hAnsi="Times New Roman" w:cs="Times New Roman"/>
          <w:i/>
          <w:iCs/>
          <w:spacing w:val="-2"/>
        </w:rPr>
        <w:t>t</w:t>
      </w:r>
      <w:r w:rsidR="006B7281">
        <w:rPr>
          <w:rFonts w:ascii="Times New Roman" w:hAnsi="Times New Roman" w:cs="Times New Roman"/>
          <w:spacing w:val="-2"/>
        </w:rPr>
        <w:t xml:space="preserve">(62) = </w:t>
      </w:r>
      <w:r w:rsidR="009239B7">
        <w:rPr>
          <w:rFonts w:ascii="Times New Roman" w:hAnsi="Times New Roman" w:cs="Times New Roman"/>
          <w:spacing w:val="-2"/>
        </w:rPr>
        <w:t>-63.72</w:t>
      </w:r>
      <w:r w:rsidR="006B7281">
        <w:rPr>
          <w:rFonts w:ascii="Times New Roman" w:hAnsi="Times New Roman" w:cs="Times New Roman"/>
          <w:spacing w:val="-2"/>
        </w:rPr>
        <w:t xml:space="preserve">, </w:t>
      </w:r>
      <w:r w:rsidR="006B7281">
        <w:rPr>
          <w:rFonts w:ascii="Times New Roman" w:hAnsi="Times New Roman" w:cs="Times New Roman"/>
          <w:i/>
          <w:iCs/>
          <w:spacing w:val="-2"/>
        </w:rPr>
        <w:t xml:space="preserve">p </w:t>
      </w:r>
      <w:r w:rsidR="006B7281">
        <w:rPr>
          <w:rFonts w:ascii="Times New Roman" w:hAnsi="Times New Roman" w:cs="Times New Roman"/>
          <w:spacing w:val="-2"/>
        </w:rPr>
        <w:t xml:space="preserve">&lt; .0001. </w:t>
      </w:r>
      <w:r w:rsidR="00672ADA">
        <w:rPr>
          <w:rFonts w:ascii="Times New Roman" w:hAnsi="Times New Roman" w:cs="Times New Roman"/>
          <w:spacing w:val="-2"/>
        </w:rPr>
        <w:t>These</w:t>
      </w:r>
      <w:r w:rsidR="009A0395">
        <w:rPr>
          <w:rFonts w:ascii="Times New Roman" w:hAnsi="Times New Roman" w:cs="Times New Roman"/>
          <w:spacing w:val="-2"/>
        </w:rPr>
        <w:t xml:space="preserve"> results</w:t>
      </w:r>
      <w:r w:rsidR="00887FC4">
        <w:rPr>
          <w:rFonts w:ascii="Times New Roman" w:hAnsi="Times New Roman" w:cs="Times New Roman"/>
          <w:spacing w:val="-2"/>
        </w:rPr>
        <w:t xml:space="preserve"> </w:t>
      </w:r>
      <w:r w:rsidR="00265EDB">
        <w:rPr>
          <w:rFonts w:ascii="Times New Roman" w:hAnsi="Times New Roman" w:cs="Times New Roman"/>
          <w:spacing w:val="-2"/>
        </w:rPr>
        <w:t>suggest that</w:t>
      </w:r>
      <w:r w:rsidR="00887FC4">
        <w:rPr>
          <w:rFonts w:ascii="Times New Roman" w:hAnsi="Times New Roman" w:cs="Times New Roman"/>
          <w:spacing w:val="-2"/>
        </w:rPr>
        <w:t xml:space="preserve"> infants’ looking behaviors </w:t>
      </w:r>
      <w:r w:rsidR="00265EDB">
        <w:rPr>
          <w:rFonts w:ascii="Times New Roman" w:hAnsi="Times New Roman" w:cs="Times New Roman"/>
          <w:spacing w:val="-2"/>
        </w:rPr>
        <w:t>c</w:t>
      </w:r>
      <w:r w:rsidR="00887FC4">
        <w:rPr>
          <w:rFonts w:ascii="Times New Roman" w:hAnsi="Times New Roman" w:cs="Times New Roman"/>
          <w:spacing w:val="-2"/>
        </w:rPr>
        <w:t>ould be based on learned associations between particular surface features and different kinds of causality. Crucially, these modeling results</w:t>
      </w:r>
      <w:r w:rsidR="00265EDB">
        <w:rPr>
          <w:rFonts w:ascii="Times New Roman" w:hAnsi="Times New Roman" w:cs="Times New Roman"/>
          <w:spacing w:val="-2"/>
        </w:rPr>
        <w:t xml:space="preserve"> will be treated as key predictions for Study 2.</w:t>
      </w:r>
      <w:r w:rsidR="00887FC4">
        <w:rPr>
          <w:rFonts w:ascii="Times New Roman" w:hAnsi="Times New Roman" w:cs="Times New Roman"/>
          <w:spacing w:val="-2"/>
        </w:rPr>
        <w:t xml:space="preserve"> </w:t>
      </w:r>
    </w:p>
    <w:p w14:paraId="15426C70" w14:textId="789B1D65" w:rsidR="002C7224" w:rsidRPr="00DD768A"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lastRenderedPageBreak/>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and 2</w:t>
      </w:r>
      <w:r w:rsidRPr="00DD768A">
        <w:rPr>
          <w:rFonts w:ascii="Times New Roman" w:hAnsi="Times New Roman" w:cs="Times New Roman"/>
          <w:spacing w:val="-2"/>
        </w:rPr>
        <w:t>.</w:t>
      </w:r>
    </w:p>
    <w:sectPr w:rsidR="002C7224" w:rsidRPr="00DD768A"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862A1"/>
    <w:rsid w:val="00090221"/>
    <w:rsid w:val="00091786"/>
    <w:rsid w:val="000A30FC"/>
    <w:rsid w:val="000B2FB2"/>
    <w:rsid w:val="000D4EB9"/>
    <w:rsid w:val="000E1A4F"/>
    <w:rsid w:val="000E2865"/>
    <w:rsid w:val="000E38C1"/>
    <w:rsid w:val="000F193B"/>
    <w:rsid w:val="000F72F2"/>
    <w:rsid w:val="001005FC"/>
    <w:rsid w:val="00100BA2"/>
    <w:rsid w:val="00103821"/>
    <w:rsid w:val="001055E6"/>
    <w:rsid w:val="00107297"/>
    <w:rsid w:val="001178DC"/>
    <w:rsid w:val="001201EB"/>
    <w:rsid w:val="00122A9A"/>
    <w:rsid w:val="00124832"/>
    <w:rsid w:val="00124D06"/>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82877"/>
    <w:rsid w:val="00185D73"/>
    <w:rsid w:val="00186F1C"/>
    <w:rsid w:val="0019084C"/>
    <w:rsid w:val="00190FA2"/>
    <w:rsid w:val="001926BD"/>
    <w:rsid w:val="00193669"/>
    <w:rsid w:val="001A49C2"/>
    <w:rsid w:val="001B1EA5"/>
    <w:rsid w:val="001B40D8"/>
    <w:rsid w:val="001E3B37"/>
    <w:rsid w:val="001E64D5"/>
    <w:rsid w:val="001F0E5C"/>
    <w:rsid w:val="001F1FC9"/>
    <w:rsid w:val="00200007"/>
    <w:rsid w:val="00200DAB"/>
    <w:rsid w:val="00201282"/>
    <w:rsid w:val="00227D71"/>
    <w:rsid w:val="00231C13"/>
    <w:rsid w:val="00234556"/>
    <w:rsid w:val="00236693"/>
    <w:rsid w:val="00242F38"/>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C1BE5"/>
    <w:rsid w:val="002C3B6D"/>
    <w:rsid w:val="002C7224"/>
    <w:rsid w:val="002D2BBE"/>
    <w:rsid w:val="002D4E1E"/>
    <w:rsid w:val="002D59DB"/>
    <w:rsid w:val="002D5F32"/>
    <w:rsid w:val="002D626B"/>
    <w:rsid w:val="002E022D"/>
    <w:rsid w:val="002E238C"/>
    <w:rsid w:val="002F52E3"/>
    <w:rsid w:val="002F5E41"/>
    <w:rsid w:val="002F77F1"/>
    <w:rsid w:val="00301A84"/>
    <w:rsid w:val="003037A6"/>
    <w:rsid w:val="00321D75"/>
    <w:rsid w:val="00323F5B"/>
    <w:rsid w:val="00333450"/>
    <w:rsid w:val="003479F2"/>
    <w:rsid w:val="00350620"/>
    <w:rsid w:val="0035760B"/>
    <w:rsid w:val="00361DC5"/>
    <w:rsid w:val="00367B84"/>
    <w:rsid w:val="00372FE9"/>
    <w:rsid w:val="003754DF"/>
    <w:rsid w:val="00376454"/>
    <w:rsid w:val="0038022D"/>
    <w:rsid w:val="00387C34"/>
    <w:rsid w:val="0039039F"/>
    <w:rsid w:val="00396A5A"/>
    <w:rsid w:val="003A1DB7"/>
    <w:rsid w:val="003A3E82"/>
    <w:rsid w:val="003A5675"/>
    <w:rsid w:val="003A65C7"/>
    <w:rsid w:val="003B6C37"/>
    <w:rsid w:val="003C360E"/>
    <w:rsid w:val="003C686E"/>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6777D"/>
    <w:rsid w:val="00474736"/>
    <w:rsid w:val="0048443F"/>
    <w:rsid w:val="00490F94"/>
    <w:rsid w:val="004A0C26"/>
    <w:rsid w:val="004A11EA"/>
    <w:rsid w:val="004B3F78"/>
    <w:rsid w:val="004C016A"/>
    <w:rsid w:val="004C7E52"/>
    <w:rsid w:val="004D0494"/>
    <w:rsid w:val="004D38AE"/>
    <w:rsid w:val="004D4123"/>
    <w:rsid w:val="004E3B6D"/>
    <w:rsid w:val="004F2EF9"/>
    <w:rsid w:val="00502B1B"/>
    <w:rsid w:val="00502F37"/>
    <w:rsid w:val="00504483"/>
    <w:rsid w:val="00505F33"/>
    <w:rsid w:val="00506C38"/>
    <w:rsid w:val="00515D05"/>
    <w:rsid w:val="00515EFC"/>
    <w:rsid w:val="00521FCF"/>
    <w:rsid w:val="00523BFC"/>
    <w:rsid w:val="00527CF2"/>
    <w:rsid w:val="00527CFE"/>
    <w:rsid w:val="005339AF"/>
    <w:rsid w:val="00540376"/>
    <w:rsid w:val="005508FE"/>
    <w:rsid w:val="005528AD"/>
    <w:rsid w:val="005532CA"/>
    <w:rsid w:val="00553E2C"/>
    <w:rsid w:val="005557D3"/>
    <w:rsid w:val="005579C7"/>
    <w:rsid w:val="0056362C"/>
    <w:rsid w:val="00564A5E"/>
    <w:rsid w:val="00570668"/>
    <w:rsid w:val="005715DF"/>
    <w:rsid w:val="00573D46"/>
    <w:rsid w:val="0057620E"/>
    <w:rsid w:val="00580AEE"/>
    <w:rsid w:val="005834A6"/>
    <w:rsid w:val="0059058F"/>
    <w:rsid w:val="00595C4D"/>
    <w:rsid w:val="005A0710"/>
    <w:rsid w:val="005A10E4"/>
    <w:rsid w:val="005A1E21"/>
    <w:rsid w:val="005A63E9"/>
    <w:rsid w:val="005B0DA3"/>
    <w:rsid w:val="005C0681"/>
    <w:rsid w:val="005C2DBC"/>
    <w:rsid w:val="005C5131"/>
    <w:rsid w:val="005C5D2C"/>
    <w:rsid w:val="005C76C2"/>
    <w:rsid w:val="005D1486"/>
    <w:rsid w:val="005E1AF9"/>
    <w:rsid w:val="005E4D4D"/>
    <w:rsid w:val="005F441E"/>
    <w:rsid w:val="005F5330"/>
    <w:rsid w:val="00605DF4"/>
    <w:rsid w:val="00610E3F"/>
    <w:rsid w:val="00612CBE"/>
    <w:rsid w:val="00625CCF"/>
    <w:rsid w:val="00625D2F"/>
    <w:rsid w:val="00633273"/>
    <w:rsid w:val="00646DD6"/>
    <w:rsid w:val="006620B6"/>
    <w:rsid w:val="006627C3"/>
    <w:rsid w:val="00664393"/>
    <w:rsid w:val="00670AB7"/>
    <w:rsid w:val="00672ADA"/>
    <w:rsid w:val="00680FF8"/>
    <w:rsid w:val="006870BC"/>
    <w:rsid w:val="0069599A"/>
    <w:rsid w:val="006B7281"/>
    <w:rsid w:val="006C0151"/>
    <w:rsid w:val="006C139F"/>
    <w:rsid w:val="006D489F"/>
    <w:rsid w:val="006E0854"/>
    <w:rsid w:val="006F50AD"/>
    <w:rsid w:val="007036EF"/>
    <w:rsid w:val="007114B1"/>
    <w:rsid w:val="007116D4"/>
    <w:rsid w:val="007156F3"/>
    <w:rsid w:val="00716901"/>
    <w:rsid w:val="00720AC5"/>
    <w:rsid w:val="007261AA"/>
    <w:rsid w:val="00743581"/>
    <w:rsid w:val="00752982"/>
    <w:rsid w:val="00752B16"/>
    <w:rsid w:val="00752E66"/>
    <w:rsid w:val="00757451"/>
    <w:rsid w:val="007608B7"/>
    <w:rsid w:val="00762D4E"/>
    <w:rsid w:val="0077178E"/>
    <w:rsid w:val="00781055"/>
    <w:rsid w:val="007836F2"/>
    <w:rsid w:val="00785FFF"/>
    <w:rsid w:val="007920CC"/>
    <w:rsid w:val="007A11ED"/>
    <w:rsid w:val="007A52E2"/>
    <w:rsid w:val="007A5829"/>
    <w:rsid w:val="007A6E33"/>
    <w:rsid w:val="007B1F34"/>
    <w:rsid w:val="007B2599"/>
    <w:rsid w:val="007B32B8"/>
    <w:rsid w:val="007B54EE"/>
    <w:rsid w:val="007B7A2F"/>
    <w:rsid w:val="007C416F"/>
    <w:rsid w:val="007C59D4"/>
    <w:rsid w:val="007D18EC"/>
    <w:rsid w:val="007D5A7C"/>
    <w:rsid w:val="007D768C"/>
    <w:rsid w:val="007E34B9"/>
    <w:rsid w:val="007E707A"/>
    <w:rsid w:val="007E71E4"/>
    <w:rsid w:val="007E720D"/>
    <w:rsid w:val="007E75BA"/>
    <w:rsid w:val="007F2FB3"/>
    <w:rsid w:val="0081448A"/>
    <w:rsid w:val="008209B1"/>
    <w:rsid w:val="0082307B"/>
    <w:rsid w:val="00826370"/>
    <w:rsid w:val="00837A49"/>
    <w:rsid w:val="0084273C"/>
    <w:rsid w:val="00843452"/>
    <w:rsid w:val="0086195B"/>
    <w:rsid w:val="008664CF"/>
    <w:rsid w:val="008744F1"/>
    <w:rsid w:val="008753C7"/>
    <w:rsid w:val="008766A9"/>
    <w:rsid w:val="008778F3"/>
    <w:rsid w:val="00887FC4"/>
    <w:rsid w:val="00895441"/>
    <w:rsid w:val="008961BC"/>
    <w:rsid w:val="00896386"/>
    <w:rsid w:val="008A1932"/>
    <w:rsid w:val="008A3148"/>
    <w:rsid w:val="008A4074"/>
    <w:rsid w:val="008A7B33"/>
    <w:rsid w:val="008B6B50"/>
    <w:rsid w:val="008B74AA"/>
    <w:rsid w:val="008B7527"/>
    <w:rsid w:val="008C1455"/>
    <w:rsid w:val="008D66F5"/>
    <w:rsid w:val="008E0CE7"/>
    <w:rsid w:val="008E1727"/>
    <w:rsid w:val="008F0F78"/>
    <w:rsid w:val="008F119E"/>
    <w:rsid w:val="00902A38"/>
    <w:rsid w:val="00903212"/>
    <w:rsid w:val="00905D7E"/>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A0395"/>
    <w:rsid w:val="009A6F14"/>
    <w:rsid w:val="009B3ECE"/>
    <w:rsid w:val="009B4587"/>
    <w:rsid w:val="009B756D"/>
    <w:rsid w:val="009C1E9F"/>
    <w:rsid w:val="009D09BC"/>
    <w:rsid w:val="009D1AFC"/>
    <w:rsid w:val="009D7801"/>
    <w:rsid w:val="009E2391"/>
    <w:rsid w:val="009E27F1"/>
    <w:rsid w:val="009E4543"/>
    <w:rsid w:val="009E52C8"/>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A1C8A"/>
    <w:rsid w:val="00AA6A0E"/>
    <w:rsid w:val="00AB0025"/>
    <w:rsid w:val="00AB0CCB"/>
    <w:rsid w:val="00AB1C4D"/>
    <w:rsid w:val="00AB46B4"/>
    <w:rsid w:val="00AB4C81"/>
    <w:rsid w:val="00AB500A"/>
    <w:rsid w:val="00AC1514"/>
    <w:rsid w:val="00AC7BEF"/>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A7E7C"/>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429C7"/>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E5836"/>
    <w:rsid w:val="00CE7B52"/>
    <w:rsid w:val="00CF1F50"/>
    <w:rsid w:val="00CF4DC0"/>
    <w:rsid w:val="00D13DC6"/>
    <w:rsid w:val="00D13F38"/>
    <w:rsid w:val="00D23CD9"/>
    <w:rsid w:val="00D2549A"/>
    <w:rsid w:val="00D274A0"/>
    <w:rsid w:val="00D27F1D"/>
    <w:rsid w:val="00D50BB2"/>
    <w:rsid w:val="00D52CA8"/>
    <w:rsid w:val="00D550A1"/>
    <w:rsid w:val="00D57A7D"/>
    <w:rsid w:val="00D60254"/>
    <w:rsid w:val="00D70993"/>
    <w:rsid w:val="00D91E1F"/>
    <w:rsid w:val="00DA05E5"/>
    <w:rsid w:val="00DA0F2F"/>
    <w:rsid w:val="00DA4008"/>
    <w:rsid w:val="00DA5365"/>
    <w:rsid w:val="00DA7DF7"/>
    <w:rsid w:val="00DC1444"/>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00BA"/>
    <w:rsid w:val="00E33D0E"/>
    <w:rsid w:val="00E35E9B"/>
    <w:rsid w:val="00E364AA"/>
    <w:rsid w:val="00E50AAB"/>
    <w:rsid w:val="00E55E35"/>
    <w:rsid w:val="00E57BAE"/>
    <w:rsid w:val="00E61AA2"/>
    <w:rsid w:val="00E6327B"/>
    <w:rsid w:val="00E64AB4"/>
    <w:rsid w:val="00E719E2"/>
    <w:rsid w:val="00E739F5"/>
    <w:rsid w:val="00E74658"/>
    <w:rsid w:val="00E75176"/>
    <w:rsid w:val="00E83692"/>
    <w:rsid w:val="00E8472F"/>
    <w:rsid w:val="00EA1540"/>
    <w:rsid w:val="00EA67B5"/>
    <w:rsid w:val="00EB3976"/>
    <w:rsid w:val="00EB4485"/>
    <w:rsid w:val="00EC1091"/>
    <w:rsid w:val="00ED24CB"/>
    <w:rsid w:val="00ED5679"/>
    <w:rsid w:val="00ED6D9D"/>
    <w:rsid w:val="00EE7097"/>
    <w:rsid w:val="00EE72C8"/>
    <w:rsid w:val="00EF05A7"/>
    <w:rsid w:val="00EF0F40"/>
    <w:rsid w:val="00EF3528"/>
    <w:rsid w:val="00F12065"/>
    <w:rsid w:val="00F13558"/>
    <w:rsid w:val="00F1638E"/>
    <w:rsid w:val="00F217C0"/>
    <w:rsid w:val="00F23522"/>
    <w:rsid w:val="00F279EA"/>
    <w:rsid w:val="00F3149E"/>
    <w:rsid w:val="00F32CD6"/>
    <w:rsid w:val="00F41BD8"/>
    <w:rsid w:val="00F46C1D"/>
    <w:rsid w:val="00F47D7B"/>
    <w:rsid w:val="00F5520C"/>
    <w:rsid w:val="00F55603"/>
    <w:rsid w:val="00F57CC3"/>
    <w:rsid w:val="00F60949"/>
    <w:rsid w:val="00F628A4"/>
    <w:rsid w:val="00F719D2"/>
    <w:rsid w:val="00F7238D"/>
    <w:rsid w:val="00F90BCC"/>
    <w:rsid w:val="00F972AE"/>
    <w:rsid w:val="00F97D6F"/>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5883</Words>
  <Characters>33539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2022-09-28T14:19:00Z</dcterms:created>
  <dcterms:modified xsi:type="dcterms:W3CDTF">2022-09-28T19:58:00Z</dcterms:modified>
</cp:coreProperties>
</file>