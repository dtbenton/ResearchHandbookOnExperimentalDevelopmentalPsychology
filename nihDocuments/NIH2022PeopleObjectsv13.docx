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30857971"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w:t>
      </w:r>
      <w:ins w:id="0" w:author="Benton, Deon" w:date="2022-09-28T12:31:00Z">
        <w:r w:rsidR="00896386">
          <w:rPr>
            <w:rFonts w:ascii="Times New Roman" w:hAnsi="Times New Roman" w:cs="Times New Roman"/>
            <w:spacing w:val="-2"/>
          </w:rPr>
          <w:t xml:space="preserve">appreciate </w:t>
        </w:r>
      </w:ins>
      <w:r w:rsidR="00843452" w:rsidRPr="00DD768A">
        <w:rPr>
          <w:rFonts w:ascii="Times New Roman" w:hAnsi="Times New Roman" w:cs="Times New Roman"/>
          <w:spacing w:val="-2"/>
        </w:rPr>
        <w:t xml:space="preserve">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world works and how to navigate it. </w:t>
      </w:r>
    </w:p>
    <w:p w14:paraId="1045C0D9" w14:textId="186D4D8F"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w:t>
      </w:r>
      <w:ins w:id="1" w:author="Benton, Deon" w:date="2022-09-28T12:33:00Z">
        <w:r w:rsidR="00896386">
          <w:rPr>
            <w:rFonts w:ascii="Times New Roman" w:hAnsi="Times New Roman" w:cs="Times New Roman"/>
            <w:spacing w:val="-2"/>
          </w:rPr>
          <w:t xml:space="preserve">by 10 months </w:t>
        </w:r>
      </w:ins>
      <w:r w:rsidRPr="00DD768A">
        <w:rPr>
          <w:rFonts w:ascii="Times New Roman" w:hAnsi="Times New Roman" w:cs="Times New Roman"/>
          <w:spacing w:val="-2"/>
        </w:rPr>
        <w:t xml:space="preserve">of age (e.g., Belanger &amp; Desrochers, 2001; Oakes, 1994; Oakes &amp; Cohen, 1990; cf., </w:t>
      </w:r>
      <w:r w:rsidR="00781055" w:rsidRPr="00DD768A">
        <w:rPr>
          <w:rFonts w:ascii="Times New Roman" w:hAnsi="Times New Roman" w:cs="Times New Roman"/>
          <w:spacing w:val="-2"/>
        </w:rPr>
        <w:t xml:space="preserve">Mascalzoni, Regolin, Vallortigara, &amp; Simion, 2013; </w:t>
      </w:r>
      <w:r w:rsidRPr="00DD768A">
        <w:rPr>
          <w:rFonts w:ascii="Times New Roman" w:hAnsi="Times New Roman" w:cs="Times New Roman"/>
          <w:spacing w:val="-2"/>
        </w:rPr>
        <w:t xml:space="preserve">Rakison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r w:rsidR="00FC3914" w:rsidRPr="00DD768A">
        <w:rPr>
          <w:rFonts w:ascii="Times New Roman" w:hAnsi="Times New Roman" w:cs="Times New Roman"/>
          <w:spacing w:val="-2"/>
        </w:rPr>
        <w:t xml:space="preserve"> (Figure 1)</w:t>
      </w:r>
      <w:r w:rsidRPr="00DD768A">
        <w:rPr>
          <w:rFonts w:ascii="Times New Roman" w:hAnsi="Times New Roman" w:cs="Times New Roman"/>
          <w:spacing w:val="-2"/>
        </w:rPr>
        <w:t xml:space="preserve">. Infants were then tested with the reversal of their respective habituation sequences. </w:t>
      </w:r>
      <w:ins w:id="2" w:author="Benton, Deon" w:date="2022-09-28T12:31:00Z">
        <w:r w:rsidR="00896386">
          <w:rPr>
            <w:rFonts w:ascii="Times New Roman" w:hAnsi="Times New Roman" w:cs="Times New Roman"/>
            <w:spacing w:val="-2"/>
          </w:rPr>
          <w:t xml:space="preserve">The results revealed </w:t>
        </w:r>
      </w:ins>
      <w:ins w:id="3" w:author="Benton, Deon" w:date="2022-09-28T12:32:00Z">
        <w:r w:rsidR="00896386">
          <w:rPr>
            <w:rFonts w:ascii="Times New Roman" w:hAnsi="Times New Roman" w:cs="Times New Roman"/>
            <w:spacing w:val="-2"/>
          </w:rPr>
          <w:t>that</w:t>
        </w:r>
        <w:r w:rsidR="00896386" w:rsidRPr="00DD768A">
          <w:rPr>
            <w:rFonts w:ascii="Times New Roman" w:hAnsi="Times New Roman" w:cs="Times New Roman"/>
            <w:spacing w:val="-2"/>
          </w:rPr>
          <w:t xml:space="preserve"> infants</w:t>
        </w:r>
      </w:ins>
      <w:r w:rsidRPr="00DD768A">
        <w:rPr>
          <w:rFonts w:ascii="Times New Roman" w:hAnsi="Times New Roman" w:cs="Times New Roman"/>
          <w:spacing w:val="-2"/>
        </w:rPr>
        <w:t xml:space="preserve"> habituated to the direct-launching sequence showed greater dishabituation to the reversal of that sequence than did infants habituated to and tested on the reversal of the delayed-launching sequence. </w:t>
      </w:r>
      <w:ins w:id="4" w:author="Benton, Deon" w:date="2022-09-28T12:32:00Z">
        <w:r w:rsidR="00896386">
          <w:rPr>
            <w:rFonts w:ascii="Times New Roman" w:hAnsi="Times New Roman" w:cs="Times New Roman"/>
            <w:spacing w:val="-2"/>
          </w:rPr>
          <w:t>These findings suggest that the</w:t>
        </w:r>
      </w:ins>
      <w:r w:rsidRPr="00DD768A">
        <w:rPr>
          <w:rFonts w:ascii="Times New Roman" w:hAnsi="Times New Roman" w:cs="Times New Roman"/>
          <w:spacing w:val="-2"/>
        </w:rPr>
        <w:t xml:space="preserve"> ability to perceive cause-and-effect relations in simple launching sequences emerges by 6½ months of age.</w:t>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37A854D1"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 </w:t>
      </w:r>
      <w:r w:rsidR="00DD768A">
        <w:rPr>
          <w:rFonts w:ascii="Times New Roman" w:hAnsi="Times New Roman" w:cs="Times New Roman"/>
          <w:spacing w:val="-2"/>
        </w:rPr>
        <w:t xml:space="preserve">appropriately </w:t>
      </w:r>
      <w:r w:rsidR="00752982" w:rsidRPr="00DD768A">
        <w:rPr>
          <w:rFonts w:ascii="Times New Roman" w:hAnsi="Times New Roman" w:cs="Times New Roman"/>
          <w:spacing w:val="-2"/>
        </w:rPr>
        <w:t>to interact with people and inanimate objects</w:t>
      </w:r>
      <w:r w:rsidRPr="00DD768A">
        <w:rPr>
          <w:rFonts w:ascii="Times New Roman" w:hAnsi="Times New Roman" w:cs="Times New Roman"/>
          <w:spacing w:val="-2"/>
        </w:rPr>
        <w:t xml:space="preserve">. </w:t>
      </w:r>
    </w:p>
    <w:p w14:paraId="7909075C" w14:textId="103D8E5D"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w:t>
      </w:r>
      <w:ins w:id="5" w:author="Benton, Deon" w:date="2022-09-28T12:32:00Z">
        <w:r w:rsidR="00896386">
          <w:rPr>
            <w:rFonts w:ascii="Times New Roman" w:hAnsi="Times New Roman" w:cs="Times New Roman"/>
            <w:spacing w:val="-2"/>
          </w:rPr>
          <w:t xml:space="preserve">understand </w:t>
        </w:r>
      </w:ins>
      <w:r w:rsidRPr="00DD768A">
        <w:rPr>
          <w:rFonts w:ascii="Times New Roman" w:hAnsi="Times New Roman" w:cs="Times New Roman"/>
          <w:spacing w:val="-2"/>
        </w:rPr>
        <w:t xml:space="preserve">the causal properties of people and objects is the Core Knowledge perspective (e.g., </w:t>
      </w:r>
      <w:r w:rsidR="00F5520C" w:rsidRPr="00DD768A">
        <w:rPr>
          <w:rFonts w:ascii="Times New Roman" w:hAnsi="Times New Roman" w:cs="Times New Roman"/>
          <w:spacing w:val="-2"/>
        </w:rPr>
        <w:t xml:space="preserve">Spelke, 2022; </w:t>
      </w:r>
      <w:r w:rsidRPr="00DD768A">
        <w:rPr>
          <w:rFonts w:ascii="Times New Roman" w:hAnsi="Times New Roman" w:cs="Times New Roman"/>
          <w:spacing w:val="-2"/>
        </w:rPr>
        <w:t>Spelke &amp; Kinzler,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Support for this theory was garnered by Spelke, Phillips, and Woodward (1995</w:t>
      </w:r>
      <w:r w:rsidR="00F13558" w:rsidRPr="00DD768A">
        <w:rPr>
          <w:rFonts w:ascii="Times New Roman" w:hAnsi="Times New Roman" w:cs="Times New Roman"/>
          <w:spacing w:val="-2"/>
        </w:rPr>
        <w:t>; see also Woodward, Phillips, &amp; Spelke,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r w:rsidR="00BD1A65" w:rsidRPr="00DD768A">
        <w:rPr>
          <w:rFonts w:ascii="Times New Roman" w:hAnsi="Times New Roman" w:cs="Times New Roman"/>
          <w:spacing w:val="-2"/>
        </w:rPr>
        <w:t xml:space="preserve">Spelke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5EAE673C"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Although this theoretical account can explain infants' looking patterns in Spelke et al. (1995; see also Woodward, Spelke, &amp; Phillips, 1993), it is limited in several notable ways. First, Spelke et al.'s (1995) study was never published in a peer-reviewed journal despite</w:t>
      </w:r>
      <w:ins w:id="6" w:author="Benton, Deon" w:date="2022-09-28T12:34:00Z">
        <w:r w:rsidR="00CE5836">
          <w:rPr>
            <w:rFonts w:ascii="Times New Roman" w:hAnsi="Times New Roman" w:cs="Times New Roman"/>
            <w:spacing w:val="-2"/>
          </w:rPr>
          <w:t xml:space="preserve"> being cited</w:t>
        </w:r>
      </w:ins>
      <w:r w:rsidRPr="00DD768A">
        <w:rPr>
          <w:rFonts w:ascii="Times New Roman" w:hAnsi="Times New Roman" w:cs="Times New Roman"/>
          <w:spacing w:val="-2"/>
        </w:rPr>
        <w:t xml:space="preserve"> over 800</w:t>
      </w:r>
      <w:r w:rsidR="0006663C" w:rsidRPr="00DD768A">
        <w:rPr>
          <w:rFonts w:ascii="Times New Roman" w:hAnsi="Times New Roman" w:cs="Times New Roman"/>
          <w:spacing w:val="-2"/>
        </w:rPr>
        <w:t xml:space="preserve"> </w:t>
      </w:r>
      <w:ins w:id="7" w:author="Benton, Deon" w:date="2022-09-28T12:34:00Z">
        <w:r w:rsidR="00CE5836">
          <w:rPr>
            <w:rFonts w:ascii="Times New Roman" w:hAnsi="Times New Roman" w:cs="Times New Roman"/>
            <w:spacing w:val="-2"/>
          </w:rPr>
          <w:t xml:space="preserve">times </w:t>
        </w:r>
      </w:ins>
      <w:r w:rsidRPr="00DD768A">
        <w:rPr>
          <w:rFonts w:ascii="Times New Roman" w:hAnsi="Times New Roman" w:cs="Times New Roman"/>
          <w:spacing w:val="-2"/>
        </w:rPr>
        <w:t xml:space="preserve">and </w:t>
      </w:r>
      <w:ins w:id="8" w:author="Benton, Deon" w:date="2022-09-28T12:34:00Z">
        <w:r w:rsidR="00CE5836">
          <w:rPr>
            <w:rFonts w:ascii="Times New Roman" w:hAnsi="Times New Roman" w:cs="Times New Roman"/>
            <w:spacing w:val="-2"/>
          </w:rPr>
          <w:t>appearing</w:t>
        </w:r>
        <w:r w:rsidR="00CE5836" w:rsidRPr="00DD768A">
          <w:rPr>
            <w:rFonts w:ascii="Times New Roman" w:hAnsi="Times New Roman" w:cs="Times New Roman"/>
            <w:spacing w:val="-2"/>
          </w:rPr>
          <w:t xml:space="preserve"> </w:t>
        </w:r>
      </w:ins>
      <w:r w:rsidR="0006663C" w:rsidRPr="00DD768A">
        <w:rPr>
          <w:rFonts w:ascii="Times New Roman" w:hAnsi="Times New Roman" w:cs="Times New Roman"/>
          <w:spacing w:val="-2"/>
        </w:rPr>
        <w:t>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Spelke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Spelke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15849BB6" w14:textId="476A5BD7" w:rsidR="000E1A4F" w:rsidRPr="00DD768A" w:rsidRDefault="000E1A4F" w:rsidP="001B7872">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 particularly pernicious limitation of Spelke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w:t>
      </w:r>
      <w:ins w:id="9" w:author="Benton, Deon" w:date="2022-09-28T12:34:00Z">
        <w:r w:rsidR="007E71E4">
          <w:rPr>
            <w:rFonts w:ascii="Times New Roman" w:hAnsi="Times New Roman" w:cs="Times New Roman"/>
            <w:spacing w:val="-2"/>
          </w:rPr>
          <w:t xml:space="preserve"> to the right of and the other to the left of</w:t>
        </w:r>
      </w:ins>
      <w:r w:rsidRPr="00DD768A">
        <w:rPr>
          <w:rFonts w:ascii="Times New Roman" w:hAnsi="Times New Roman" w:cs="Times New Roman"/>
          <w:spacing w:val="-2"/>
        </w:rPr>
        <w:t xml:space="preserve"> the central screen.  Infants assigned to the People condition were shown two people that stood on </w:t>
      </w:r>
      <w:r w:rsidRPr="00DD768A">
        <w:rPr>
          <w:rFonts w:ascii="Times New Roman" w:hAnsi="Times New Roman" w:cs="Times New Roman"/>
          <w:spacing w:val="-2"/>
        </w:rPr>
        <w:lastRenderedPageBreak/>
        <w:t xml:space="preserve">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w:t>
      </w:r>
      <w:ins w:id="10" w:author="Benton, Deon" w:date="2022-09-28T12:37:00Z">
        <w:r w:rsidR="005C5131">
          <w:rPr>
            <w:rFonts w:ascii="Times New Roman" w:hAnsi="Times New Roman" w:cs="Times New Roman"/>
            <w:spacing w:val="-2"/>
          </w:rPr>
          <w:t xml:space="preserve">If infants learned in the real world that </w:t>
        </w:r>
      </w:ins>
      <w:ins w:id="11" w:author="detbenton1991@gmail.com" w:date="2022-09-29T14:50:00Z">
        <w:r w:rsidR="008E49A5">
          <w:rPr>
            <w:rFonts w:ascii="Times New Roman" w:hAnsi="Times New Roman" w:cs="Times New Roman"/>
            <w:spacing w:val="-2"/>
          </w:rPr>
          <w:t>things that move in sma</w:t>
        </w:r>
      </w:ins>
      <w:ins w:id="12" w:author="detbenton1991@gmail.com" w:date="2022-09-29T14:51:00Z">
        <w:r w:rsidR="008E49A5">
          <w:rPr>
            <w:rFonts w:ascii="Times New Roman" w:hAnsi="Times New Roman" w:cs="Times New Roman"/>
            <w:spacing w:val="-2"/>
          </w:rPr>
          <w:t xml:space="preserve">ll but perceptible </w:t>
        </w:r>
      </w:ins>
      <w:ins w:id="13" w:author="detbenton1991@gmail.com" w:date="2022-09-29T14:55:00Z">
        <w:r w:rsidR="008E49A5">
          <w:rPr>
            <w:rFonts w:ascii="Times New Roman" w:hAnsi="Times New Roman" w:cs="Times New Roman"/>
            <w:spacing w:val="-2"/>
          </w:rPr>
          <w:t xml:space="preserve">(i.e., animate-like) </w:t>
        </w:r>
      </w:ins>
      <w:ins w:id="14" w:author="detbenton1991@gmail.com" w:date="2022-09-29T14:51:00Z">
        <w:r w:rsidR="008E49A5">
          <w:rPr>
            <w:rFonts w:ascii="Times New Roman" w:hAnsi="Times New Roman" w:cs="Times New Roman"/>
            <w:spacing w:val="-2"/>
          </w:rPr>
          <w:t>ways can cause action at a distance in other things—rather than that people</w:t>
        </w:r>
      </w:ins>
      <w:ins w:id="15" w:author="detbenton1991@gmail.com" w:date="2022-09-29T14:52:00Z">
        <w:r w:rsidR="008E49A5">
          <w:rPr>
            <w:rFonts w:ascii="Times New Roman" w:hAnsi="Times New Roman" w:cs="Times New Roman"/>
            <w:spacing w:val="-2"/>
          </w:rPr>
          <w:t xml:space="preserve"> cause action at a distance in other people—then </w:t>
        </w:r>
      </w:ins>
      <w:ins w:id="16" w:author="Benton, Deon" w:date="2022-10-03T08:34:00Z">
        <w:r w:rsidR="000A3098">
          <w:rPr>
            <w:rFonts w:ascii="Times New Roman" w:hAnsi="Times New Roman" w:cs="Times New Roman"/>
            <w:spacing w:val="-2"/>
          </w:rPr>
          <w:t>infants would not be expected to show</w:t>
        </w:r>
      </w:ins>
      <w:ins w:id="17" w:author="Benton, Deon" w:date="2022-09-30T10:35:00Z">
        <w:r w:rsidR="00553B41">
          <w:rPr>
            <w:rFonts w:ascii="Times New Roman" w:hAnsi="Times New Roman" w:cs="Times New Roman"/>
            <w:spacing w:val="-2"/>
          </w:rPr>
          <w:t xml:space="preserve"> heightened looking</w:t>
        </w:r>
      </w:ins>
      <w:ins w:id="18" w:author="detbenton1991@gmail.com" w:date="2022-09-29T14:52:00Z">
        <w:r w:rsidR="008E49A5">
          <w:rPr>
            <w:rFonts w:ascii="Times New Roman" w:hAnsi="Times New Roman" w:cs="Times New Roman"/>
            <w:spacing w:val="-2"/>
          </w:rPr>
          <w:t xml:space="preserve"> when two </w:t>
        </w:r>
      </w:ins>
      <w:ins w:id="19" w:author="detbenton1991@gmail.com" w:date="2022-09-29T14:56:00Z">
        <w:r w:rsidR="001B7872">
          <w:rPr>
            <w:rFonts w:ascii="Times New Roman" w:hAnsi="Times New Roman" w:cs="Times New Roman"/>
            <w:spacing w:val="-2"/>
          </w:rPr>
          <w:t>people acted</w:t>
        </w:r>
      </w:ins>
      <w:ins w:id="20" w:author="detbenton1991@gmail.com" w:date="2022-09-29T14:52:00Z">
        <w:r w:rsidR="008E49A5">
          <w:rPr>
            <w:rFonts w:ascii="Times New Roman" w:hAnsi="Times New Roman" w:cs="Times New Roman"/>
            <w:spacing w:val="-2"/>
          </w:rPr>
          <w:t xml:space="preserve"> at a distance</w:t>
        </w:r>
      </w:ins>
      <w:ins w:id="21" w:author="detbenton1991@gmail.com" w:date="2022-09-29T14:53:00Z">
        <w:r w:rsidR="008E49A5">
          <w:rPr>
            <w:rFonts w:ascii="Times New Roman" w:hAnsi="Times New Roman" w:cs="Times New Roman"/>
            <w:spacing w:val="-2"/>
          </w:rPr>
          <w:t xml:space="preserve"> but </w:t>
        </w:r>
      </w:ins>
      <w:ins w:id="22" w:author="detbenton1991@gmail.com" w:date="2022-09-29T14:54:00Z">
        <w:r w:rsidR="008E49A5">
          <w:rPr>
            <w:rFonts w:ascii="Times New Roman" w:hAnsi="Times New Roman" w:cs="Times New Roman"/>
            <w:spacing w:val="-2"/>
          </w:rPr>
          <w:t>would</w:t>
        </w:r>
      </w:ins>
      <w:ins w:id="23" w:author="Benton, Deon" w:date="2022-10-03T08:34:00Z">
        <w:r w:rsidR="000A3098">
          <w:rPr>
            <w:rFonts w:ascii="Times New Roman" w:hAnsi="Times New Roman" w:cs="Times New Roman"/>
            <w:spacing w:val="-2"/>
          </w:rPr>
          <w:t xml:space="preserve"> be expected to show</w:t>
        </w:r>
      </w:ins>
      <w:ins w:id="24" w:author="Benton, Deon" w:date="2022-09-30T10:35:00Z">
        <w:r w:rsidR="00553B41">
          <w:rPr>
            <w:rFonts w:ascii="Times New Roman" w:hAnsi="Times New Roman" w:cs="Times New Roman"/>
            <w:spacing w:val="-2"/>
          </w:rPr>
          <w:t xml:space="preserve"> heightened looking</w:t>
        </w:r>
      </w:ins>
      <w:ins w:id="25" w:author="detbenton1991@gmail.com" w:date="2022-09-29T14:54:00Z">
        <w:r w:rsidR="008E49A5">
          <w:rPr>
            <w:rFonts w:ascii="Times New Roman" w:hAnsi="Times New Roman" w:cs="Times New Roman"/>
            <w:spacing w:val="-2"/>
          </w:rPr>
          <w:t xml:space="preserve"> when two objects acted at a distance.</w:t>
        </w:r>
      </w:ins>
      <w:ins w:id="26" w:author="Benton, Deon" w:date="2022-10-03T08:35:00Z">
        <w:r w:rsidR="000A3098">
          <w:rPr>
            <w:rFonts w:ascii="Times New Roman" w:hAnsi="Times New Roman" w:cs="Times New Roman"/>
            <w:spacing w:val="-2"/>
          </w:rPr>
          <w:t xml:space="preserve"> This is because the people, but not the objects, moved in small, perceptible ways.</w:t>
        </w:r>
      </w:ins>
      <w:ins w:id="27" w:author="detbenton1991@gmail.com" w:date="2022-09-29T14:54:00Z">
        <w:r w:rsidR="008E49A5">
          <w:rPr>
            <w:rFonts w:ascii="Times New Roman" w:hAnsi="Times New Roman" w:cs="Times New Roman"/>
            <w:spacing w:val="-2"/>
          </w:rPr>
          <w:t xml:space="preserve"> </w:t>
        </w:r>
      </w:ins>
      <w:ins w:id="28" w:author="detbenton1991@gmail.com" w:date="2022-09-29T14:55:00Z">
        <w:r w:rsidR="001B7872">
          <w:rPr>
            <w:rFonts w:ascii="Times New Roman" w:hAnsi="Times New Roman" w:cs="Times New Roman"/>
            <w:spacing w:val="-2"/>
          </w:rPr>
          <w:t xml:space="preserve">Crucially, such heightened looking would indicate that infants learned a link between animacy cues and action-at-a-distance causality rather than one between people and </w:t>
        </w:r>
      </w:ins>
      <w:ins w:id="29" w:author="detbenton1991@gmail.com" w:date="2022-09-29T14:56:00Z">
        <w:r w:rsidR="001B7872">
          <w:rPr>
            <w:rFonts w:ascii="Times New Roman" w:hAnsi="Times New Roman" w:cs="Times New Roman"/>
            <w:spacing w:val="-2"/>
          </w:rPr>
          <w:t>the same kind of causality.</w:t>
        </w:r>
      </w:ins>
      <w:ins w:id="30" w:author="Benton, Deon" w:date="2022-09-30T10:36:00Z">
        <w:r w:rsidR="00553B41">
          <w:rPr>
            <w:rFonts w:ascii="Times New Roman" w:hAnsi="Times New Roman" w:cs="Times New Roman"/>
            <w:spacing w:val="-2"/>
          </w:rPr>
          <w:t xml:space="preserve"> Note that it is this latter claim that these authors hoped to make.</w:t>
        </w:r>
      </w:ins>
      <w:ins w:id="31" w:author="detbenton1991@gmail.com" w:date="2022-09-29T14:56:00Z">
        <w:r w:rsidR="001B7872">
          <w:rPr>
            <w:rFonts w:ascii="Times New Roman" w:hAnsi="Times New Roman" w:cs="Times New Roman"/>
            <w:spacing w:val="-2"/>
          </w:rPr>
          <w:t xml:space="preserve"> Thus, it is impossible to know from this study alone </w:t>
        </w:r>
      </w:ins>
      <w:r w:rsidRPr="00DD768A">
        <w:rPr>
          <w:rFonts w:ascii="Times New Roman" w:hAnsi="Times New Roman" w:cs="Times New Roman"/>
          <w:spacing w:val="-2"/>
        </w:rPr>
        <w:t>whether infants’ responses to the Contact and No Contact test events across experimental conditions was due to these animacy cues or to their innate knowledge about the causal properties of people and inanimate objects</w:t>
      </w:r>
      <w:ins w:id="32" w:author="detbenton1991@gmail.com" w:date="2022-09-29T14:57:00Z">
        <w:r w:rsidR="001B7872">
          <w:rPr>
            <w:rFonts w:ascii="Times New Roman" w:hAnsi="Times New Roman" w:cs="Times New Roman"/>
            <w:spacing w:val="-2"/>
          </w:rPr>
          <w:t>.</w:t>
        </w:r>
      </w:ins>
      <w:del w:id="33" w:author="detbenton1991@gmail.com" w:date="2022-09-29T14:57:00Z">
        <w:r w:rsidRPr="00DD768A" w:rsidDel="001B7872">
          <w:rPr>
            <w:rFonts w:ascii="Times New Roman" w:hAnsi="Times New Roman" w:cs="Times New Roman"/>
            <w:spacing w:val="-2"/>
          </w:rPr>
          <w:delText>.</w:delText>
        </w:r>
      </w:del>
      <w:r w:rsidRPr="00DD768A">
        <w:rPr>
          <w:rFonts w:ascii="Times New Roman" w:hAnsi="Times New Roman" w:cs="Times New Roman"/>
          <w:spacing w:val="-2"/>
        </w:rPr>
        <w:t xml:space="preserve"> </w:t>
      </w:r>
    </w:p>
    <w:p w14:paraId="1A68078E" w14:textId="4ECF7467" w:rsidR="00372FE9" w:rsidRPr="00DD768A" w:rsidRDefault="008B6B50" w:rsidP="00242F38">
      <w:pPr>
        <w:spacing w:line="240" w:lineRule="exact"/>
        <w:ind w:firstLine="720"/>
        <w:contextualSpacing/>
        <w:jc w:val="both"/>
        <w:rPr>
          <w:rFonts w:ascii="Times New Roman" w:hAnsi="Times New Roman" w:cs="Times New Roman"/>
          <w:spacing w:val="-2"/>
        </w:rPr>
      </w:pPr>
      <w:ins w:id="34" w:author="Benton, Deon" w:date="2022-09-28T12:37:00Z">
        <w:r>
          <w:rPr>
            <w:rFonts w:ascii="Times New Roman" w:hAnsi="Times New Roman" w:cs="Times New Roman"/>
            <w:spacing w:val="-2"/>
          </w:rPr>
          <w:t>In general,</w:t>
        </w:r>
      </w:ins>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sidR="000E1A4F">
        <w:rPr>
          <w:rFonts w:ascii="Times New Roman" w:hAnsi="Times New Roman" w:cs="Times New Roman"/>
          <w:spacing w:val="-2"/>
        </w:rPr>
        <w:t>may</w:t>
      </w:r>
      <w:r w:rsidR="00837A49" w:rsidRPr="00DD768A">
        <w:rPr>
          <w:rFonts w:ascii="Times New Roman" w:hAnsi="Times New Roman" w:cs="Times New Roman"/>
          <w:spacing w:val="-2"/>
        </w:rPr>
        <w:t xml:space="preserve"> not</w:t>
      </w:r>
      <w:r w:rsidR="00EB3976">
        <w:rPr>
          <w:rFonts w:ascii="Times New Roman" w:hAnsi="Times New Roman" w:cs="Times New Roman"/>
          <w:spacing w:val="-2"/>
        </w:rPr>
        <w:t xml:space="preserve"> be</w:t>
      </w:r>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Spelke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w:t>
      </w:r>
      <w:r w:rsidR="007D18EC">
        <w:rPr>
          <w:rFonts w:ascii="Times New Roman" w:hAnsi="Times New Roman" w:cs="Times New Roman"/>
          <w:spacing w:val="-2"/>
        </w:rPr>
        <w:t>or to explain infants’ developing causal knowledge about people and inanimate objects</w:t>
      </w:r>
      <w:r w:rsidR="00837A49" w:rsidRPr="00DD768A">
        <w:rPr>
          <w:rFonts w:ascii="Times New Roman" w:hAnsi="Times New Roman" w:cs="Times New Roman"/>
          <w:spacing w:val="-2"/>
        </w:rPr>
        <w:t>.</w:t>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learn </w:t>
      </w:r>
      <w:r w:rsidR="00AC1514" w:rsidRPr="00DD768A">
        <w:rPr>
          <w:rFonts w:ascii="Times New Roman" w:hAnsi="Times New Roman" w:cs="Times New Roman"/>
          <w:spacing w:val="-2"/>
        </w:rPr>
        <w:t>about the causal properties of people and inanimate object</w:t>
      </w:r>
      <w:ins w:id="35" w:author="Benton, Deon" w:date="2022-10-03T08:37:00Z">
        <w:r w:rsidR="002E4D32">
          <w:rPr>
            <w:rFonts w:ascii="Times New Roman" w:hAnsi="Times New Roman" w:cs="Times New Roman"/>
            <w:spacing w:val="-2"/>
          </w:rPr>
          <w:t>s</w:t>
        </w:r>
      </w:ins>
      <w:r w:rsidR="00AC1514" w:rsidRPr="00DD768A">
        <w:rPr>
          <w:rFonts w:ascii="Times New Roman" w:hAnsi="Times New Roman" w:cs="Times New Roman"/>
          <w:spacing w:val="-2"/>
        </w:rPr>
        <w:t xml:space="preserve"> via domain-general associative learning</w:t>
      </w:r>
      <w:r w:rsidR="00D23CD9">
        <w:rPr>
          <w:rFonts w:ascii="Times New Roman" w:hAnsi="Times New Roman" w:cs="Times New Roman"/>
          <w:spacing w:val="-2"/>
        </w:rPr>
        <w:t xml:space="preserve"> in conjunction</w:t>
      </w:r>
      <w:r w:rsidR="00AC1514" w:rsidRPr="00DD768A">
        <w:rPr>
          <w:rFonts w:ascii="Times New Roman" w:hAnsi="Times New Roman" w:cs="Times New Roman"/>
          <w:spacing w:val="-2"/>
        </w:rPr>
        <w:t xml:space="preserve">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e.g., Slater, 1989; Vallortigara, Regolin, &amp; Marconato,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among others (e.g., Rakison &amp; Lupyan,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w:t>
      </w:r>
      <w:del w:id="36" w:author="Benton, Deon" w:date="2022-09-30T10:37:00Z">
        <w:r w:rsidR="00837A49" w:rsidRPr="00DD768A" w:rsidDel="002C295E">
          <w:rPr>
            <w:rFonts w:ascii="Times New Roman" w:hAnsi="Times New Roman" w:cs="Times New Roman"/>
            <w:spacing w:val="-2"/>
          </w:rPr>
          <w:delText>'</w:delText>
        </w:r>
      </w:del>
      <w:ins w:id="37" w:author="Benton, Deon" w:date="2022-09-30T10:37:00Z">
        <w:r w:rsidR="002C295E">
          <w:rPr>
            <w:rFonts w:ascii="Times New Roman" w:hAnsi="Times New Roman" w:cs="Times New Roman"/>
            <w:spacing w:val="-2"/>
          </w:rPr>
          <w:t>’</w:t>
        </w:r>
      </w:ins>
      <w:r w:rsidR="00837A49" w:rsidRPr="00DD768A">
        <w:rPr>
          <w:rFonts w:ascii="Times New Roman" w:hAnsi="Times New Roman" w:cs="Times New Roman"/>
          <w:spacing w:val="-2"/>
        </w:rPr>
        <w:t xml:space="preserve">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(e.g., eyes, legs</w:t>
      </w:r>
      <w:r w:rsidR="00E15FED" w:rsidRPr="00DD768A">
        <w:rPr>
          <w:rFonts w:ascii="Times New Roman" w:hAnsi="Times New Roman" w:cs="Times New Roman"/>
          <w:spacing w:val="-2"/>
        </w:rPr>
        <w:t>, etc.</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r w:rsidR="00474736" w:rsidRPr="00DD768A">
        <w:rPr>
          <w:rFonts w:ascii="Times New Roman" w:hAnsi="Times New Roman" w:cs="Times New Roman"/>
          <w:spacing w:val="-2"/>
        </w:rPr>
        <w:t>based on the fact that</w:t>
      </w:r>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w:t>
      </w:r>
      <w:ins w:id="38" w:author="detbenton1991@gmail.com" w:date="2022-09-29T15:04:00Z">
        <w:r w:rsidR="00730EE2">
          <w:rPr>
            <w:rFonts w:ascii="Times New Roman" w:hAnsi="Times New Roman" w:cs="Times New Roman"/>
            <w:spacing w:val="-2"/>
          </w:rPr>
          <w:t xml:space="preserve">, with time, </w:t>
        </w:r>
      </w:ins>
      <w:r w:rsidR="00837A49" w:rsidRPr="00DD768A">
        <w:rPr>
          <w:rFonts w:ascii="Times New Roman" w:hAnsi="Times New Roman" w:cs="Times New Roman"/>
          <w:spacing w:val="-2"/>
        </w:rPr>
        <w:t>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xml:space="preserve">. </w:t>
      </w:r>
      <w:ins w:id="39" w:author="detbenton1991@gmail.com" w:date="2022-09-29T15:05:00Z">
        <w:r w:rsidR="00E56A75">
          <w:rPr>
            <w:rFonts w:ascii="Times New Roman" w:hAnsi="Times New Roman" w:cs="Times New Roman"/>
            <w:spacing w:val="-2"/>
          </w:rPr>
          <w:t>This means that</w:t>
        </w:r>
      </w:ins>
      <w:r w:rsidR="00242F38">
        <w:rPr>
          <w:rFonts w:ascii="Times New Roman" w:hAnsi="Times New Roman" w:cs="Times New Roman"/>
          <w:spacing w:val="-2"/>
        </w:rPr>
        <w:t xml:space="preserve"> if one</w:t>
      </w:r>
      <w:ins w:id="40" w:author="detbenton1991@gmail.com" w:date="2022-09-29T15:06:00Z">
        <w:r w:rsidR="00E56A75">
          <w:rPr>
            <w:rFonts w:ascii="Times New Roman" w:hAnsi="Times New Roman" w:cs="Times New Roman"/>
            <w:spacing w:val="-2"/>
          </w:rPr>
          <w:t xml:space="preserve"> (e.g., legs)</w:t>
        </w:r>
      </w:ins>
      <w:r w:rsidR="00242F38">
        <w:rPr>
          <w:rFonts w:ascii="Times New Roman" w:hAnsi="Times New Roman" w:cs="Times New Roman"/>
          <w:spacing w:val="-2"/>
        </w:rPr>
        <w:t xml:space="preserve"> but not both of the features is physically present (as is the case for </w:t>
      </w:r>
      <w:r w:rsidR="00CE7B52">
        <w:rPr>
          <w:rFonts w:ascii="Times New Roman" w:hAnsi="Times New Roman" w:cs="Times New Roman"/>
          <w:spacing w:val="-2"/>
        </w:rPr>
        <w:t xml:space="preserve">the </w:t>
      </w:r>
      <w:r w:rsidR="00242F38">
        <w:rPr>
          <w:rFonts w:ascii="Times New Roman" w:hAnsi="Times New Roman" w:cs="Times New Roman"/>
          <w:spacing w:val="-2"/>
        </w:rPr>
        <w:t>No Collision event of the Inanimate Object condition in which action-at-a-distance causality is present without legs), this may cause infants to show heightened or increased looking, as if to be looking for or expecting the second feature</w:t>
      </w:r>
      <w:r w:rsidR="00E719E2">
        <w:rPr>
          <w:rFonts w:ascii="Times New Roman" w:hAnsi="Times New Roman" w:cs="Times New Roman"/>
          <w:spacing w:val="-2"/>
        </w:rPr>
        <w:t xml:space="preserve"> (i.e., legs)</w:t>
      </w:r>
      <w:r w:rsidR="00242F38">
        <w:rPr>
          <w:rFonts w:ascii="Times New Roman" w:hAnsi="Times New Roman" w:cs="Times New Roman"/>
          <w:spacing w:val="-2"/>
        </w:rPr>
        <w:t>. This may explain why infants looked longer at the No Collision test event relative to the Collision test event in the Inanimate Object condition but not in the People condition; the No Collision event (i.e., action-at-a-distance event) triggered an expectation for legs that ultimately was not met</w:t>
      </w:r>
      <w:r w:rsidR="00CE7B52">
        <w:rPr>
          <w:rFonts w:ascii="Times New Roman" w:hAnsi="Times New Roman" w:cs="Times New Roman"/>
          <w:spacing w:val="-2"/>
        </w:rPr>
        <w:t>. This, in turn, may have caused</w:t>
      </w:r>
      <w:r w:rsidR="00242F38">
        <w:rPr>
          <w:rFonts w:ascii="Times New Roman" w:hAnsi="Times New Roman" w:cs="Times New Roman"/>
          <w:spacing w:val="-2"/>
        </w:rPr>
        <w:t xml:space="preserve"> </w:t>
      </w:r>
      <w:ins w:id="41" w:author="detbenton1991@gmail.com" w:date="2022-09-29T15:07:00Z">
        <w:r w:rsidR="00E56A75">
          <w:rPr>
            <w:rFonts w:ascii="Times New Roman" w:hAnsi="Times New Roman" w:cs="Times New Roman"/>
            <w:spacing w:val="-2"/>
          </w:rPr>
          <w:t>greater looking for the No Collision test event than the Collision test event for infants assigned to the Inanimate Object condition</w:t>
        </w:r>
      </w:ins>
      <w:r w:rsidR="00242F38">
        <w:rPr>
          <w:rFonts w:ascii="Times New Roman" w:hAnsi="Times New Roman" w:cs="Times New Roman"/>
          <w:spacing w:val="-2"/>
        </w:rPr>
        <w:t xml:space="preserve">. </w:t>
      </w:r>
      <w:ins w:id="42" w:author="detbenton1991@gmail.com" w:date="2022-09-29T15:07:00Z">
        <w:r w:rsidR="00E56A75">
          <w:rPr>
            <w:rFonts w:ascii="Times New Roman" w:hAnsi="Times New Roman" w:cs="Times New Roman"/>
            <w:spacing w:val="-2"/>
          </w:rPr>
          <w:t>Given that</w:t>
        </w:r>
      </w:ins>
      <w:r w:rsidR="00837A49" w:rsidRPr="00DD768A">
        <w:rPr>
          <w:rFonts w:ascii="Times New Roman" w:hAnsi="Times New Roman" w:cs="Times New Roman"/>
          <w:spacing w:val="-2"/>
        </w:rPr>
        <w:t xml:space="preserve"> inanimate objects tend</w:t>
      </w:r>
      <w:ins w:id="43" w:author="detbenton1991@gmail.com" w:date="2022-09-29T15:08:00Z">
        <w:r w:rsidR="00E56A75">
          <w:rPr>
            <w:rFonts w:ascii="Times New Roman" w:hAnsi="Times New Roman" w:cs="Times New Roman"/>
            <w:spacing w:val="-2"/>
          </w:rPr>
          <w:t xml:space="preserve"> both</w:t>
        </w:r>
      </w:ins>
      <w:r w:rsidR="00837A49" w:rsidRPr="00DD768A">
        <w:rPr>
          <w:rFonts w:ascii="Times New Roman" w:hAnsi="Times New Roman" w:cs="Times New Roman"/>
          <w:spacing w:val="-2"/>
        </w:rPr>
        <w:t xml:space="preserve">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and</w:t>
      </w:r>
      <w:r w:rsidR="00CD4F98" w:rsidRPr="00DD768A">
        <w:rPr>
          <w:rFonts w:ascii="Times New Roman" w:hAnsi="Times New Roman" w:cs="Times New Roman"/>
          <w:spacing w:val="-2"/>
        </w:rPr>
        <w:t xml:space="preserve">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ins w:id="44" w:author="detbenton1991@gmail.com" w:date="2022-09-29T15:09:00Z">
        <w:r w:rsidR="00E56A75">
          <w:rPr>
            <w:rFonts w:ascii="Times New Roman" w:hAnsi="Times New Roman" w:cs="Times New Roman"/>
            <w:spacing w:val="-2"/>
          </w:rPr>
          <w:t xml:space="preserve"> </w:t>
        </w:r>
      </w:ins>
      <w:r w:rsidR="00CD4F98" w:rsidRPr="00DD768A">
        <w:rPr>
          <w:rFonts w:ascii="Times New Roman" w:hAnsi="Times New Roman" w:cs="Times New Roman"/>
          <w:spacing w:val="-2"/>
        </w:rPr>
        <w:t>exists</w:t>
      </w:r>
      <w:r w:rsidR="00837A49" w:rsidRPr="00DD768A">
        <w:rPr>
          <w:rFonts w:ascii="Times New Roman" w:hAnsi="Times New Roman" w:cs="Times New Roman"/>
          <w:spacing w:val="-2"/>
        </w:rPr>
        <w:t xml:space="preserve"> between things without legs and contact causality</w:t>
      </w:r>
      <w:r w:rsidR="00DF1439" w:rsidRPr="00DD768A">
        <w:rPr>
          <w:rFonts w:ascii="Times New Roman" w:hAnsi="Times New Roman" w:cs="Times New Roman"/>
          <w:spacing w:val="-2"/>
        </w:rPr>
        <w:t xml:space="preserve"> only</w:t>
      </w:r>
      <w:ins w:id="45" w:author="detbenton1991@gmail.com" w:date="2022-09-29T15:09:00Z">
        <w:r w:rsidR="00E56A75">
          <w:rPr>
            <w:rFonts w:ascii="Times New Roman" w:hAnsi="Times New Roman" w:cs="Times New Roman"/>
            <w:spacing w:val="-2"/>
          </w:rPr>
          <w:t>, which becomes strengthened with time</w:t>
        </w:r>
      </w:ins>
      <w:r w:rsidR="00837A49" w:rsidRPr="00DD768A">
        <w:rPr>
          <w:rFonts w:ascii="Times New Roman" w:hAnsi="Times New Roman" w:cs="Times New Roman"/>
          <w:spacing w:val="-2"/>
        </w:rPr>
        <w:t xml:space="preserve">. </w:t>
      </w:r>
    </w:p>
    <w:p w14:paraId="6B8738A1" w14:textId="324A52C9"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w:t>
      </w:r>
      <w:r w:rsidR="005579C7">
        <w:rPr>
          <w:rFonts w:ascii="Times New Roman" w:hAnsi="Times New Roman" w:cs="Times New Roman"/>
          <w:spacing w:val="-2"/>
        </w:rPr>
        <w:t>the lack of</w:t>
      </w:r>
      <w:r w:rsidR="008961BC" w:rsidRPr="00DD768A">
        <w:rPr>
          <w:rFonts w:ascii="Times New Roman" w:hAnsi="Times New Roman" w:cs="Times New Roman"/>
          <w:spacing w:val="-2"/>
        </w:rPr>
        <w:t xml:space="preserve"> research on</w:t>
      </w:r>
      <w:r w:rsidRPr="00DD768A">
        <w:rPr>
          <w:rFonts w:ascii="Times New Roman" w:hAnsi="Times New Roman" w:cs="Times New Roman"/>
          <w:spacing w:val="-2"/>
        </w:rPr>
        <w:t xml:space="preserve"> infants</w:t>
      </w:r>
      <w:del w:id="46" w:author="Benton, Deon" w:date="2022-09-30T10:37:00Z">
        <w:r w:rsidRPr="00DD768A" w:rsidDel="002C295E">
          <w:rPr>
            <w:rFonts w:ascii="Times New Roman" w:hAnsi="Times New Roman" w:cs="Times New Roman"/>
            <w:spacing w:val="-2"/>
          </w:rPr>
          <w:delText>'</w:delText>
        </w:r>
      </w:del>
      <w:ins w:id="47" w:author="Benton, Deon" w:date="2022-09-30T10:37:00Z">
        <w:r w:rsidR="002C295E">
          <w:rPr>
            <w:rFonts w:ascii="Times New Roman" w:hAnsi="Times New Roman" w:cs="Times New Roman"/>
            <w:spacing w:val="-2"/>
          </w:rPr>
          <w:t>’</w:t>
        </w:r>
      </w:ins>
      <w:r w:rsidRPr="00DD768A">
        <w:rPr>
          <w:rFonts w:ascii="Times New Roman" w:hAnsi="Times New Roman" w:cs="Times New Roman"/>
          <w:spacing w:val="-2"/>
        </w:rPr>
        <w:t xml:space="preserve"> developing causal knowledge of people and inanimate objects, this project has two broad goals. First, the proposed series of studies are designed to address each of the identified weaknesses of Spelke et al. (1995). Second, </w:t>
      </w:r>
      <w:r w:rsidR="005579C7" w:rsidRPr="00DD768A">
        <w:rPr>
          <w:rFonts w:ascii="Times New Roman" w:hAnsi="Times New Roman" w:cs="Times New Roman"/>
          <w:spacing w:val="-2"/>
        </w:rPr>
        <w:t>th</w:t>
      </w:r>
      <w:r w:rsidR="005579C7">
        <w:rPr>
          <w:rFonts w:ascii="Times New Roman" w:hAnsi="Times New Roman" w:cs="Times New Roman"/>
          <w:spacing w:val="-2"/>
        </w:rPr>
        <w:t>is</w:t>
      </w:r>
      <w:r w:rsidR="005579C7" w:rsidRPr="00DD768A">
        <w:rPr>
          <w:rFonts w:ascii="Times New Roman" w:hAnsi="Times New Roman" w:cs="Times New Roman"/>
          <w:spacing w:val="-2"/>
        </w:rPr>
        <w:t xml:space="preserve"> </w:t>
      </w:r>
      <w:r w:rsidRPr="00DD768A">
        <w:rPr>
          <w:rFonts w:ascii="Times New Roman" w:hAnsi="Times New Roman" w:cs="Times New Roman"/>
          <w:spacing w:val="-2"/>
        </w:rPr>
        <w:t xml:space="preserve">project will extend Spelke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Spelke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w:t>
      </w:r>
      <w:del w:id="48" w:author="Benton, Deon" w:date="2022-09-30T10:37:00Z">
        <w:r w:rsidRPr="00DD768A" w:rsidDel="002C295E">
          <w:rPr>
            <w:rFonts w:ascii="Times New Roman" w:hAnsi="Times New Roman" w:cs="Times New Roman"/>
            <w:spacing w:val="-2"/>
          </w:rPr>
          <w:delText>'</w:delText>
        </w:r>
      </w:del>
      <w:ins w:id="49" w:author="Benton, Deon" w:date="2022-09-30T10:37:00Z">
        <w:r w:rsidR="002C295E">
          <w:rPr>
            <w:rFonts w:ascii="Times New Roman" w:hAnsi="Times New Roman" w:cs="Times New Roman"/>
            <w:spacing w:val="-2"/>
          </w:rPr>
          <w:t>’</w:t>
        </w:r>
      </w:ins>
      <w:r w:rsidRPr="00DD768A">
        <w:rPr>
          <w:rFonts w:ascii="Times New Roman" w:hAnsi="Times New Roman" w:cs="Times New Roman"/>
          <w:spacing w:val="-2"/>
        </w:rPr>
        <w:t xml:space="preserve">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w:t>
      </w:r>
      <w:r w:rsidR="00905D7E">
        <w:rPr>
          <w:rFonts w:ascii="Times New Roman" w:hAnsi="Times New Roman" w:cs="Times New Roman"/>
          <w:spacing w:val="-2"/>
        </w:rPr>
        <w:t>learn</w:t>
      </w:r>
      <w:r w:rsidRPr="00DD768A">
        <w:rPr>
          <w:rFonts w:ascii="Times New Roman" w:hAnsi="Times New Roman" w:cs="Times New Roman"/>
          <w:spacing w:val="-2"/>
        </w:rPr>
        <w:t xml:space="preserve">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My experience conducting experiments with infants and young children (e.g., Benton, 2016; Benton, Rakison, &amp; Sobel, 2021; Rakison &amp; Benton, 2019) combined with my experience</w:t>
      </w:r>
      <w:r w:rsidR="00F628A4" w:rsidRPr="00DD768A">
        <w:rPr>
          <w:rFonts w:ascii="Times New Roman" w:hAnsi="Times New Roman" w:cs="Times New Roman"/>
          <w:spacing w:val="-2"/>
        </w:rPr>
        <w:t xml:space="preserve"> </w:t>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different aspects of cognitive development (e.g., Benton, 2022; Benton &amp; Rakison, 2018; Benton, Rakison, &amp; Sobel, 2021; Benton &amp; Lapan, 2022; Rakison &amp; Benton, 2019) makes me well qualified and suited to carry out</w:t>
      </w:r>
      <w:r w:rsidR="009E52C8">
        <w:rPr>
          <w:rFonts w:ascii="Times New Roman" w:hAnsi="Times New Roman" w:cs="Times New Roman"/>
          <w:spacing w:val="-2"/>
        </w:rPr>
        <w:t xml:space="preserve"> and </w:t>
      </w:r>
      <w:r w:rsidR="00E50AAB">
        <w:rPr>
          <w:rFonts w:ascii="Times New Roman" w:hAnsi="Times New Roman" w:cs="Times New Roman"/>
          <w:spacing w:val="-2"/>
        </w:rPr>
        <w:t>en</w:t>
      </w:r>
      <w:r w:rsidR="009E52C8">
        <w:rPr>
          <w:rFonts w:ascii="Times New Roman" w:hAnsi="Times New Roman" w:cs="Times New Roman"/>
          <w:spacing w:val="-2"/>
        </w:rPr>
        <w:t>sure the success of</w:t>
      </w:r>
      <w:r w:rsidRPr="00DD768A">
        <w:rPr>
          <w:rFonts w:ascii="Times New Roman" w:hAnsi="Times New Roman" w:cs="Times New Roman"/>
          <w:spacing w:val="-2"/>
        </w:rPr>
        <w:t xml:space="preserve"> this project.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09B36EA7"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 xml:space="preserve">at least </w:t>
      </w:r>
      <w:ins w:id="50" w:author="detbenton1991@gmail.com" w:date="2022-09-29T15:18:00Z">
        <w:r w:rsidR="00AD5A5A">
          <w:rPr>
            <w:rFonts w:ascii="Times New Roman" w:hAnsi="Times New Roman" w:cs="Times New Roman"/>
            <w:spacing w:val="-2"/>
          </w:rPr>
          <w:t>X</w:t>
        </w:r>
        <w:r w:rsidR="00AD5A5A" w:rsidRPr="00DD768A">
          <w:rPr>
            <w:rFonts w:ascii="Times New Roman" w:hAnsi="Times New Roman" w:cs="Times New Roman"/>
            <w:spacing w:val="-2"/>
          </w:rPr>
          <w:t xml:space="preserve"> </w:t>
        </w:r>
      </w:ins>
      <w:r w:rsidR="009B756D" w:rsidRPr="00DD768A">
        <w:rPr>
          <w:rFonts w:ascii="Times New Roman" w:hAnsi="Times New Roman" w:cs="Times New Roman"/>
          <w:spacing w:val="-2"/>
        </w:rPr>
        <w:t>ways</w:t>
      </w:r>
      <w:r w:rsidRPr="00DD768A">
        <w:rPr>
          <w:rFonts w:ascii="Times New Roman" w:hAnsi="Times New Roman" w:cs="Times New Roman"/>
          <w:spacing w:val="-2"/>
        </w:rPr>
        <w:t xml:space="preserve">. First, </w:t>
      </w:r>
      <w:ins w:id="51" w:author="detbenton1991@gmail.com" w:date="2022-09-29T15:19:00Z">
        <w:r w:rsidR="00856D06">
          <w:rPr>
            <w:rFonts w:ascii="Times New Roman" w:hAnsi="Times New Roman" w:cs="Times New Roman"/>
            <w:spacing w:val="-2"/>
          </w:rPr>
          <w:t>they will be the first</w:t>
        </w:r>
      </w:ins>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r w:rsidR="005579C7">
        <w:rPr>
          <w:rFonts w:ascii="Times New Roman" w:hAnsi="Times New Roman" w:cs="Times New Roman"/>
          <w:spacing w:val="-2"/>
        </w:rPr>
        <w:t>the</w:t>
      </w:r>
      <w:r w:rsidR="00E74658">
        <w:rPr>
          <w:rFonts w:ascii="Times New Roman" w:hAnsi="Times New Roman" w:cs="Times New Roman"/>
          <w:spacing w:val="-2"/>
        </w:rPr>
        <w:t xml:space="preserve"> developmental mechanism by which infants learn that people and inanimate object possess distinct causal properties</w:t>
      </w:r>
      <w:r w:rsidRPr="00DD768A">
        <w:rPr>
          <w:rFonts w:ascii="Times New Roman" w:hAnsi="Times New Roman" w:cs="Times New Roman"/>
          <w:spacing w:val="-2"/>
        </w:rPr>
        <w:t xml:space="preserve">. </w:t>
      </w:r>
      <w:ins w:id="52" w:author="detbenton1991@gmail.com" w:date="2022-09-29T15:20:00Z">
        <w:r w:rsidR="00856D06">
          <w:rPr>
            <w:rFonts w:ascii="Times New Roman" w:hAnsi="Times New Roman" w:cs="Times New Roman"/>
            <w:spacing w:val="-2"/>
          </w:rPr>
          <w:t>Second</w:t>
        </w:r>
      </w:ins>
      <w:r w:rsidRPr="00DD768A">
        <w:rPr>
          <w:rFonts w:ascii="Times New Roman" w:hAnsi="Times New Roman" w:cs="Times New Roman"/>
          <w:spacing w:val="-2"/>
        </w:rPr>
        <w:t xml:space="preserve">, </w:t>
      </w:r>
      <w:r w:rsidRPr="00DD768A">
        <w:rPr>
          <w:rFonts w:ascii="Times New Roman" w:hAnsi="Times New Roman" w:cs="Times New Roman"/>
          <w:spacing w:val="-2"/>
        </w:rPr>
        <w:lastRenderedPageBreak/>
        <w:t>the project 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verbal theories as computer simulations to determine whether they </w:t>
      </w:r>
      <w:r w:rsidR="005339AF" w:rsidRPr="00BE372B">
        <w:rPr>
          <w:rFonts w:ascii="Times New Roman" w:hAnsi="Times New Roman" w:cs="Times New Roman"/>
          <w:color w:val="000000" w:themeColor="text1"/>
          <w:spacing w:val="-2"/>
        </w:rPr>
        <w:t xml:space="preserve">can explain change </w:t>
      </w:r>
      <w:r w:rsidR="00523BFC" w:rsidRPr="00BE372B">
        <w:rPr>
          <w:rFonts w:ascii="Times New Roman" w:hAnsi="Times New Roman" w:cs="Times New Roman"/>
          <w:color w:val="000000" w:themeColor="text1"/>
          <w:spacing w:val="-2"/>
        </w:rPr>
        <w:t>in infants and young children</w:t>
      </w:r>
      <w:r w:rsidR="00925C23" w:rsidRPr="00BE372B">
        <w:rPr>
          <w:rFonts w:ascii="Times New Roman" w:hAnsi="Times New Roman" w:cs="Times New Roman"/>
          <w:color w:val="000000" w:themeColor="text1"/>
          <w:spacing w:val="-2"/>
        </w:rPr>
        <w:t xml:space="preserve"> (e.g., Benton, 2022b</w:t>
      </w:r>
      <w:r w:rsidR="005339AF" w:rsidRPr="00BE372B">
        <w:rPr>
          <w:rFonts w:ascii="Times New Roman" w:hAnsi="Times New Roman" w:cs="Times New Roman"/>
          <w:color w:val="000000" w:themeColor="text1"/>
          <w:spacing w:val="-2"/>
        </w:rPr>
        <w:t>; Benton &amp; Rakison, 2018</w:t>
      </w:r>
      <w:r w:rsidR="00925C23" w:rsidRPr="00BE372B">
        <w:rPr>
          <w:rFonts w:ascii="Times New Roman" w:hAnsi="Times New Roman" w:cs="Times New Roman"/>
          <w:color w:val="000000" w:themeColor="text1"/>
          <w:spacing w:val="-2"/>
        </w:rPr>
        <w:t xml:space="preserve">). </w:t>
      </w:r>
      <w:ins w:id="53" w:author="detbenton1991@gmail.com" w:date="2022-09-29T15:21:00Z">
        <w:r w:rsidR="002D4B0D">
          <w:rPr>
            <w:rFonts w:ascii="Times New Roman" w:hAnsi="Times New Roman" w:cs="Times New Roman"/>
            <w:color w:val="000000" w:themeColor="text1"/>
            <w:spacing w:val="-2"/>
          </w:rPr>
          <w:t>Third</w:t>
        </w:r>
      </w:ins>
      <w:r w:rsidR="00E57BAE" w:rsidRPr="00BE372B">
        <w:rPr>
          <w:rFonts w:ascii="Times New Roman" w:hAnsi="Times New Roman" w:cs="Times New Roman"/>
          <w:color w:val="000000" w:themeColor="text1"/>
          <w:spacing w:val="-2"/>
        </w:rPr>
        <w:t>,</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r w:rsidR="002D4B0D">
        <w:rPr>
          <w:rFonts w:ascii="Times New Roman" w:hAnsi="Times New Roman" w:cs="Times New Roman"/>
          <w:spacing w:val="-2"/>
        </w:rPr>
        <w:t>For example</w:t>
      </w:r>
      <w:r w:rsidR="002D4B0D" w:rsidRPr="00DD768A">
        <w:rPr>
          <w:rFonts w:ascii="Times New Roman" w:hAnsi="Times New Roman" w:cs="Times New Roman"/>
          <w:spacing w:val="-2"/>
        </w:rPr>
        <w:t xml:space="preserve">, pediatricians and pediatric psychologists </w:t>
      </w:r>
      <w:r w:rsidR="002D4B0D">
        <w:rPr>
          <w:rFonts w:ascii="Times New Roman" w:hAnsi="Times New Roman" w:cs="Times New Roman"/>
          <w:spacing w:val="-2"/>
        </w:rPr>
        <w:t>could use the results from this project to</w:t>
      </w:r>
      <w:r w:rsidR="002D4B0D" w:rsidRPr="00DD768A">
        <w:rPr>
          <w:rFonts w:ascii="Times New Roman" w:hAnsi="Times New Roman" w:cs="Times New Roman"/>
          <w:spacing w:val="-2"/>
        </w:rPr>
        <w:t xml:space="preserve"> design novel interventions that target key aspects of </w:t>
      </w:r>
      <w:r w:rsidR="002D4B0D">
        <w:rPr>
          <w:rFonts w:ascii="Times New Roman" w:hAnsi="Times New Roman" w:cs="Times New Roman"/>
          <w:spacing w:val="-2"/>
        </w:rPr>
        <w:t>the target mechanism</w:t>
      </w:r>
      <w:r w:rsidR="002D4B0D" w:rsidRPr="00DD768A">
        <w:rPr>
          <w:rFonts w:ascii="Times New Roman" w:hAnsi="Times New Roman" w:cs="Times New Roman"/>
          <w:spacing w:val="-2"/>
        </w:rPr>
        <w:t xml:space="preserve"> to improve</w:t>
      </w:r>
      <w:r w:rsidR="002D4B0D">
        <w:rPr>
          <w:rFonts w:ascii="Times New Roman" w:hAnsi="Times New Roman" w:cs="Times New Roman"/>
          <w:spacing w:val="-2"/>
        </w:rPr>
        <w:t xml:space="preserve"> the</w:t>
      </w:r>
      <w:r w:rsidR="002D4B0D" w:rsidRPr="00DD768A">
        <w:rPr>
          <w:rFonts w:ascii="Times New Roman" w:hAnsi="Times New Roman" w:cs="Times New Roman"/>
          <w:spacing w:val="-2"/>
        </w:rPr>
        <w:t xml:space="preserve"> learning outcomes for atypically developing populations, especially for those individuals </w:t>
      </w:r>
      <w:r w:rsidR="002D4B0D">
        <w:rPr>
          <w:rFonts w:ascii="Times New Roman" w:hAnsi="Times New Roman" w:cs="Times New Roman"/>
          <w:spacing w:val="-2"/>
        </w:rPr>
        <w:t xml:space="preserve">with </w:t>
      </w:r>
      <w:r w:rsidR="002D4B0D" w:rsidRPr="00DD768A">
        <w:rPr>
          <w:rFonts w:ascii="Times New Roman" w:hAnsi="Times New Roman" w:cs="Times New Roman"/>
          <w:spacing w:val="-2"/>
        </w:rPr>
        <w:t>profound social deficits</w:t>
      </w:r>
      <w:r w:rsidR="002D4B0D">
        <w:rPr>
          <w:rFonts w:ascii="Times New Roman" w:hAnsi="Times New Roman" w:cs="Times New Roman"/>
          <w:spacing w:val="-2"/>
        </w:rPr>
        <w:t xml:space="preserve"> such as individuals diagnosed with an autism spectrum disorder (ASD). For instance, future studies in this line of research could be conducted with infant siblings of individuals with an ASD diagnosis to determine whether these infants are able to differentiate between the fundamental causal properties of people and objects as well as their peers with a typical likelihood of an ASD diagnosis.</w:t>
      </w:r>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22AB275C" w:rsidR="00E739F5" w:rsidRPr="00E739F5"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Spelke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 xml:space="preserve">By testing different </w:t>
      </w:r>
      <w:r w:rsidR="00905D7E">
        <w:rPr>
          <w:rFonts w:ascii="Times New Roman" w:hAnsi="Times New Roman" w:cs="Times New Roman"/>
          <w:spacing w:val="-2"/>
        </w:rPr>
        <w:t>ages,</w:t>
      </w:r>
      <w:r w:rsidR="00B044B1">
        <w:rPr>
          <w:rFonts w:ascii="Times New Roman" w:hAnsi="Times New Roman" w:cs="Times New Roman"/>
          <w:spacing w:val="-2"/>
        </w:rPr>
        <w:t xml:space="preserve"> it is possible to</w:t>
      </w:r>
      <w:r w:rsidR="007114B1" w:rsidRPr="00DD768A">
        <w:rPr>
          <w:rFonts w:ascii="Times New Roman" w:hAnsi="Times New Roman" w:cs="Times New Roman"/>
          <w:spacing w:val="-2"/>
        </w:rPr>
        <w:t xml:space="preserve"> examine whether </w:t>
      </w:r>
      <w:ins w:id="54" w:author="detbenton1991@gmail.com" w:date="2022-09-29T15:23:00Z">
        <w:r w:rsidR="002D4B0D">
          <w:rPr>
            <w:rFonts w:ascii="Times New Roman" w:hAnsi="Times New Roman" w:cs="Times New Roman"/>
            <w:spacing w:val="-2"/>
          </w:rPr>
          <w:t>infants’ knowledge abo</w:t>
        </w:r>
      </w:ins>
      <w:ins w:id="55" w:author="detbenton1991@gmail.com" w:date="2022-09-29T15:24:00Z">
        <w:r w:rsidR="002D4B0D">
          <w:rPr>
            <w:rFonts w:ascii="Times New Roman" w:hAnsi="Times New Roman" w:cs="Times New Roman"/>
            <w:spacing w:val="-2"/>
          </w:rPr>
          <w:t>ut the causal properties of people and</w:t>
        </w:r>
      </w:ins>
      <w:r w:rsidR="007114B1" w:rsidRPr="00DD768A">
        <w:rPr>
          <w:rFonts w:ascii="Times New Roman" w:hAnsi="Times New Roman" w:cs="Times New Roman"/>
          <w:spacing w:val="-2"/>
        </w:rPr>
        <w:t xml:space="preserve"> objects</w:t>
      </w:r>
      <w:ins w:id="56" w:author="detbenton1991@gmail.com" w:date="2022-09-29T15:24:00Z">
        <w:r w:rsidR="002D4B0D">
          <w:rPr>
            <w:rFonts w:ascii="Times New Roman" w:hAnsi="Times New Roman" w:cs="Times New Roman"/>
            <w:spacing w:val="-2"/>
          </w:rPr>
          <w:t xml:space="preserve"> is innate or at least present early in development</w:t>
        </w:r>
      </w:ins>
      <w:r w:rsidR="007114B1" w:rsidRPr="00DD768A">
        <w:rPr>
          <w:rFonts w:ascii="Times New Roman" w:hAnsi="Times New Roman" w:cs="Times New Roman"/>
          <w:spacing w:val="-2"/>
        </w:rPr>
        <w:t xml:space="preserve"> (by testing 4-month-olds) or whether this knowledge </w:t>
      </w:r>
      <w:ins w:id="57" w:author="detbenton1991@gmail.com" w:date="2022-09-29T15:24:00Z">
        <w:r w:rsidR="002D4B0D">
          <w:rPr>
            <w:rFonts w:ascii="Times New Roman" w:hAnsi="Times New Roman" w:cs="Times New Roman"/>
            <w:spacing w:val="-2"/>
          </w:rPr>
          <w:t>develops</w:t>
        </w:r>
      </w:ins>
      <w:r w:rsidR="007114B1" w:rsidRPr="00DD768A">
        <w:rPr>
          <w:rFonts w:ascii="Times New Roman" w:hAnsi="Times New Roman" w:cs="Times New Roman"/>
          <w:spacing w:val="-2"/>
        </w:rPr>
        <w:t xml:space="preserve"> (by testing a range of ages)</w:t>
      </w:r>
      <w:r w:rsidR="002E022D" w:rsidRPr="00DD768A">
        <w:rPr>
          <w:rFonts w:ascii="Times New Roman" w:hAnsi="Times New Roman" w:cs="Times New Roman"/>
          <w:spacing w:val="-2"/>
        </w:rPr>
        <w:t xml:space="preserve">. </w:t>
      </w:r>
    </w:p>
    <w:p w14:paraId="69CF3CF7" w14:textId="5F12A580" w:rsidR="00444A29" w:rsidRPr="00DD768A" w:rsidRDefault="00FC7CB6"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63360" behindDoc="0" locked="0" layoutInCell="1" allowOverlap="1" wp14:anchorId="568507AA" wp14:editId="05155B71">
                <wp:simplePos x="0" y="0"/>
                <wp:positionH relativeFrom="column">
                  <wp:posOffset>5026881</wp:posOffset>
                </wp:positionH>
                <wp:positionV relativeFrom="paragraph">
                  <wp:posOffset>339835</wp:posOffset>
                </wp:positionV>
                <wp:extent cx="476250" cy="15367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53670"/>
                        </a:xfrm>
                        <a:prstGeom prst="rect">
                          <a:avLst/>
                        </a:prstGeom>
                        <a:solidFill>
                          <a:prstClr val="white"/>
                        </a:solidFill>
                        <a:ln>
                          <a:noFill/>
                        </a:ln>
                      </wps:spPr>
                      <wps:txbx>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395.8pt;margin-top:26.75pt;width:3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" stroked="f">
                <v:textbox inset="0,0,0,0">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b/>
          <w:bCs/>
          <w:noProof/>
        </w:rPr>
        <mc:AlternateContent>
          <mc:Choice Requires="wps">
            <w:drawing>
              <wp:anchor distT="0" distB="0" distL="114300" distR="114300" simplePos="0" relativeHeight="251671552" behindDoc="0" locked="0" layoutInCell="1" allowOverlap="1" wp14:anchorId="5F96233B" wp14:editId="505A4A26">
                <wp:simplePos x="0" y="0"/>
                <wp:positionH relativeFrom="column">
                  <wp:posOffset>4057650</wp:posOffset>
                </wp:positionH>
                <wp:positionV relativeFrom="paragraph">
                  <wp:posOffset>1612127</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27" type="#_x0000_t202" style="position:absolute;left:0;text-align:left;margin-left:319.5pt;margin-top:126.9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73600" behindDoc="0" locked="0" layoutInCell="1" allowOverlap="1" wp14:anchorId="3331A896" wp14:editId="4D45B176">
                <wp:simplePos x="0" y="0"/>
                <wp:positionH relativeFrom="column">
                  <wp:posOffset>5503793</wp:posOffset>
                </wp:positionH>
                <wp:positionV relativeFrom="paragraph">
                  <wp:posOffset>1618504</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8" type="#_x0000_t202" style="position:absolute;left:0;text-align:left;margin-left:433.35pt;margin-top:127.45pt;width:9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67456" behindDoc="0" locked="0" layoutInCell="1" allowOverlap="1" wp14:anchorId="3585E09D" wp14:editId="07B3052A">
                <wp:simplePos x="0" y="0"/>
                <wp:positionH relativeFrom="column">
                  <wp:posOffset>5818284</wp:posOffset>
                </wp:positionH>
                <wp:positionV relativeFrom="paragraph">
                  <wp:posOffset>407256</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9" type="#_x0000_t202" style="position:absolute;left:0;text-align:left;margin-left:458.15pt;margin-top:32.0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Pr="00236693">
        <w:rPr>
          <w:b/>
          <w:bCs/>
          <w:noProof/>
        </w:rPr>
        <mc:AlternateContent>
          <mc:Choice Requires="wps">
            <w:drawing>
              <wp:anchor distT="0" distB="0" distL="114300" distR="114300" simplePos="0" relativeHeight="251665408" behindDoc="0" locked="0" layoutInCell="1" allowOverlap="1" wp14:anchorId="1287EBC5" wp14:editId="170B2EC0">
                <wp:simplePos x="0" y="0"/>
                <wp:positionH relativeFrom="column">
                  <wp:posOffset>4133933</wp:posOffset>
                </wp:positionH>
                <wp:positionV relativeFrom="paragraph">
                  <wp:posOffset>402452</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30" type="#_x0000_t202" style="position:absolute;left:0;text-align:left;margin-left:325.5pt;margin-top:31.7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00CE3D8D" w:rsidRPr="00236693">
        <w:rPr>
          <w:rFonts w:ascii="Times New Roman" w:hAnsi="Times New Roman" w:cs="Times New Roman"/>
          <w:b/>
          <w:bCs/>
          <w:noProof/>
          <w:spacing w:val="-2"/>
        </w:rPr>
        <w:drawing>
          <wp:anchor distT="0" distB="0" distL="114300" distR="114300" simplePos="0" relativeHeight="251661312" behindDoc="0" locked="0" layoutInCell="1" allowOverlap="1" wp14:anchorId="78B95083" wp14:editId="60563EA2">
            <wp:simplePos x="0" y="0"/>
            <wp:positionH relativeFrom="margin">
              <wp:posOffset>3657600</wp:posOffset>
            </wp:positionH>
            <wp:positionV relativeFrom="margin">
              <wp:posOffset>3962400</wp:posOffset>
            </wp:positionV>
            <wp:extent cx="1604645" cy="12001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4645" cy="1200150"/>
                    </a:xfrm>
                    <a:prstGeom prst="rect">
                      <a:avLst/>
                    </a:prstGeom>
                  </pic:spPr>
                </pic:pic>
              </a:graphicData>
            </a:graphic>
            <wp14:sizeRelH relativeFrom="margin">
              <wp14:pctWidth>0</wp14:pctWidth>
            </wp14:sizeRelH>
            <wp14:sizeRelV relativeFrom="margin">
              <wp14:pctHeight>0</wp14:pctHeight>
            </wp14:sizeRelV>
          </wp:anchor>
        </w:drawing>
      </w:r>
      <w:r w:rsidR="00CE3D8D" w:rsidRPr="00236693">
        <w:rPr>
          <w:rFonts w:ascii="Times New Roman" w:hAnsi="Times New Roman" w:cs="Times New Roman"/>
          <w:b/>
          <w:bCs/>
          <w:noProof/>
          <w:spacing w:val="-2"/>
        </w:rPr>
        <w:drawing>
          <wp:anchor distT="0" distB="0" distL="114300" distR="114300" simplePos="0" relativeHeight="251660288" behindDoc="0" locked="0" layoutInCell="1" allowOverlap="1" wp14:anchorId="324100BA" wp14:editId="563EB406">
            <wp:simplePos x="0" y="0"/>
            <wp:positionH relativeFrom="margin">
              <wp:align>right</wp:align>
            </wp:positionH>
            <wp:positionV relativeFrom="margin">
              <wp:align>center</wp:align>
            </wp:positionV>
            <wp:extent cx="1574800" cy="118491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4800" cy="118491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8240" behindDoc="0" locked="0" layoutInCell="1" allowOverlap="1" wp14:anchorId="468DAC35" wp14:editId="06C181D1">
            <wp:simplePos x="0" y="0"/>
            <wp:positionH relativeFrom="margin">
              <wp:posOffset>3669030</wp:posOffset>
            </wp:positionH>
            <wp:positionV relativeFrom="margin">
              <wp:posOffset>2752725</wp:posOffset>
            </wp:positionV>
            <wp:extent cx="1550035" cy="116205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0035" cy="116205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9264" behindDoc="0" locked="0" layoutInCell="1" allowOverlap="1" wp14:anchorId="65EDB6D8" wp14:editId="58C8FCCC">
            <wp:simplePos x="0" y="0"/>
            <wp:positionH relativeFrom="margin">
              <wp:align>right</wp:align>
            </wp:positionH>
            <wp:positionV relativeFrom="margin">
              <wp:posOffset>2752725</wp:posOffset>
            </wp:positionV>
            <wp:extent cx="1543050" cy="1155700"/>
            <wp:effectExtent l="0" t="0" r="0" b="635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3050" cy="1155700"/>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w:t>
      </w:r>
      <w:r w:rsidR="002C295E">
        <w:rPr>
          <w:rFonts w:ascii="Times New Roman" w:hAnsi="Times New Roman" w:cs="Times New Roman"/>
          <w:spacing w:val="-2"/>
        </w:rPr>
        <w:t xml:space="preserve"> </w:t>
      </w:r>
      <w:r w:rsidR="0084273C">
        <w:rPr>
          <w:rFonts w:ascii="Times New Roman" w:hAnsi="Times New Roman" w:cs="Times New Roman"/>
          <w:spacing w:val="-2"/>
        </w:rPr>
        <w:t>the stage.</w:t>
      </w:r>
      <w:r w:rsidR="00444A29" w:rsidRPr="00DD768A">
        <w:rPr>
          <w:rFonts w:ascii="Times New Roman" w:hAnsi="Times New Roman" w:cs="Times New Roman"/>
          <w:spacing w:val="-2"/>
        </w:rPr>
        <w:t xml:space="preserve"> The identity of the first and second </w:t>
      </w:r>
      <w:r w:rsidR="000477F9">
        <w:rPr>
          <w:rFonts w:ascii="Times New Roman" w:hAnsi="Times New Roman" w:cs="Times New Roman"/>
          <w:spacing w:val="-2"/>
        </w:rPr>
        <w:t xml:space="preserve">person or </w:t>
      </w:r>
      <w:r w:rsidR="00444A29" w:rsidRPr="00DD768A">
        <w:rPr>
          <w:rFonts w:ascii="Times New Roman" w:hAnsi="Times New Roman" w:cs="Times New Roman"/>
          <w:spacing w:val="-2"/>
        </w:rPr>
        <w:t xml:space="preserve">object in </w:t>
      </w:r>
      <w:r w:rsidR="000477F9">
        <w:rPr>
          <w:rFonts w:ascii="Times New Roman" w:hAnsi="Times New Roman" w:cs="Times New Roman"/>
          <w:spacing w:val="-2"/>
        </w:rPr>
        <w:t xml:space="preserve">the two conditions </w:t>
      </w:r>
      <w:r w:rsidR="00444A29" w:rsidRPr="00DD768A">
        <w:rPr>
          <w:rFonts w:ascii="Times New Roman" w:hAnsi="Times New Roman" w:cs="Times New Roman"/>
          <w:spacing w:val="-2"/>
        </w:rPr>
        <w:t>will be counterbalanced</w:t>
      </w:r>
      <w:r w:rsidR="000477F9">
        <w:rPr>
          <w:rFonts w:ascii="Times New Roman" w:hAnsi="Times New Roman" w:cs="Times New Roman"/>
          <w:spacing w:val="-2"/>
        </w:rPr>
        <w:t xml:space="preserve">. </w:t>
      </w:r>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r w:rsidR="000477F9">
        <w:rPr>
          <w:rFonts w:ascii="Times New Roman" w:hAnsi="Times New Roman" w:cs="Times New Roman"/>
          <w:spacing w:val="-2"/>
        </w:rPr>
        <w:t>move until it contacts and</w:t>
      </w:r>
      <w:r w:rsidR="00444A29" w:rsidRPr="00DD768A">
        <w:rPr>
          <w:rFonts w:ascii="Times New Roman" w:hAnsi="Times New Roman" w:cs="Times New Roman"/>
          <w:spacing w:val="-2"/>
        </w:rPr>
        <w:t xml:space="preserve"> subsequently causes a second person or object immediately to move. The No Contact test event will be similar except that the first person or object will stop short of the second person or object</w:t>
      </w:r>
      <w:r w:rsidR="007D5A7C">
        <w:rPr>
          <w:rFonts w:ascii="Times New Roman" w:hAnsi="Times New Roman" w:cs="Times New Roman"/>
          <w:spacing w:val="-2"/>
        </w:rPr>
        <w:t xml:space="preserve"> </w:t>
      </w:r>
      <w:r w:rsidR="002F52E3">
        <w:rPr>
          <w:rFonts w:ascii="Times New Roman" w:hAnsi="Times New Roman" w:cs="Times New Roman"/>
          <w:spacing w:val="-2"/>
        </w:rPr>
        <w:t>before it begins to move</w:t>
      </w:r>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701E20E6"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w:t>
      </w:r>
      <w:del w:id="58" w:author="Benton, Deon" w:date="2022-09-30T10:37:00Z">
        <w:r w:rsidR="00444A29" w:rsidRPr="00DD768A" w:rsidDel="002C295E">
          <w:rPr>
            <w:rFonts w:ascii="Times New Roman" w:hAnsi="Times New Roman" w:cs="Times New Roman"/>
            <w:spacing w:val="-2"/>
          </w:rPr>
          <w:delText>'</w:delText>
        </w:r>
      </w:del>
      <w:ins w:id="59" w:author="Benton, Deon" w:date="2022-09-30T10:37:00Z">
        <w:r w:rsidR="002C295E">
          <w:rPr>
            <w:rFonts w:ascii="Times New Roman" w:hAnsi="Times New Roman" w:cs="Times New Roman"/>
            <w:spacing w:val="-2"/>
          </w:rPr>
          <w:t>’</w:t>
        </w:r>
      </w:ins>
      <w:r w:rsidR="00444A29" w:rsidRPr="00DD768A">
        <w:rPr>
          <w:rFonts w:ascii="Times New Roman" w:hAnsi="Times New Roman" w:cs="Times New Roman"/>
          <w:spacing w:val="-2"/>
        </w:rPr>
        <w: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w:t>
      </w:r>
      <w:r w:rsidR="00444A29" w:rsidRPr="002C295E">
        <w:rPr>
          <w:rFonts w:ascii="Times New Roman" w:hAnsi="Times New Roman" w:cs="Times New Roman"/>
          <w:spacing w:val="-2"/>
          <w:vertAlign w:val="superscript"/>
        </w:rPr>
        <w:t>th</w:t>
      </w:r>
      <w:r w:rsidR="00444A29" w:rsidRPr="00DD768A">
        <w:rPr>
          <w:rFonts w:ascii="Times New Roman" w:hAnsi="Times New Roman" w:cs="Times New Roman"/>
          <w:spacing w:val="-2"/>
        </w:rPr>
        <w:t xml:space="preserve"> of a second. In this and all of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r w:rsidR="00564A5E">
        <w:rPr>
          <w:rFonts w:ascii="Times New Roman" w:hAnsi="Times New Roman" w:cs="Times New Roman"/>
          <w:spacing w:val="-2"/>
        </w:rPr>
        <w:t xml:space="preserve">of a lack of innate </w:t>
      </w:r>
      <w:r w:rsidR="00444A29" w:rsidRPr="00DD768A">
        <w:rPr>
          <w:rFonts w:ascii="Times New Roman" w:hAnsi="Times New Roman" w:cs="Times New Roman"/>
          <w:spacing w:val="-2"/>
        </w:rPr>
        <w:t>knowledge about the causal properties of people and objects but because the stimuli used in Experiment 1 were too impoverished</w:t>
      </w:r>
      <w:r w:rsidR="0015251A">
        <w:rPr>
          <w:rFonts w:ascii="Times New Roman" w:hAnsi="Times New Roman" w:cs="Times New Roman"/>
          <w:spacing w:val="-2"/>
        </w:rPr>
        <w:t xml:space="preserve"> given that they</w:t>
      </w:r>
      <w:r w:rsidR="00444A29" w:rsidRPr="00DD768A">
        <w:rPr>
          <w:rFonts w:ascii="Times New Roman" w:hAnsi="Times New Roman" w:cs="Times New Roman"/>
          <w:spacing w:val="-2"/>
        </w:rPr>
        <w:t xml:space="preserve"> were presented in </w:t>
      </w:r>
      <w:r w:rsidR="0015251A">
        <w:rPr>
          <w:rFonts w:ascii="Times New Roman" w:hAnsi="Times New Roman" w:cs="Times New Roman"/>
          <w:spacing w:val="-2"/>
        </w:rPr>
        <w:t>two dimensions</w:t>
      </w:r>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r w:rsidR="0015251A">
        <w:rPr>
          <w:rFonts w:ascii="Times New Roman" w:hAnsi="Times New Roman" w:cs="Times New Roman"/>
          <w:spacing w:val="-2"/>
        </w:rPr>
        <w:t>lacked animacy cues</w:t>
      </w:r>
      <w:r w:rsidR="00444A29" w:rsidRPr="00DD768A">
        <w:rPr>
          <w:rFonts w:ascii="Times New Roman" w:hAnsi="Times New Roman" w:cs="Times New Roman"/>
          <w:spacing w:val="-2"/>
        </w:rPr>
        <w:t xml:space="preserve">. I would address this possibility by conducting a closer replication of Spelke et al. (1995) </w:t>
      </w:r>
      <w:r w:rsidR="00E75176">
        <w:rPr>
          <w:rFonts w:ascii="Times New Roman" w:hAnsi="Times New Roman" w:cs="Times New Roman"/>
          <w:spacing w:val="-2"/>
        </w:rPr>
        <w:t>but again with three ages</w:t>
      </w:r>
      <w:r w:rsidR="00444A29" w:rsidRPr="00DD768A">
        <w:rPr>
          <w:rFonts w:ascii="Times New Roman" w:hAnsi="Times New Roman" w:cs="Times New Roman"/>
          <w:spacing w:val="-2"/>
        </w:rPr>
        <w:t xml:space="preserve">. This study would mirror Spelke et al. (1995) by using live, three-dimensional people and objects. However, </w:t>
      </w:r>
      <w:r w:rsidR="00C315C3">
        <w:rPr>
          <w:rFonts w:ascii="Times New Roman" w:hAnsi="Times New Roman" w:cs="Times New Roman"/>
          <w:spacing w:val="-2"/>
        </w:rPr>
        <w:t xml:space="preserve">to remove </w:t>
      </w:r>
      <w:r w:rsidR="0015251A">
        <w:rPr>
          <w:rFonts w:ascii="Times New Roman" w:hAnsi="Times New Roman" w:cs="Times New Roman"/>
          <w:spacing w:val="-2"/>
        </w:rPr>
        <w:t>animacy cues</w:t>
      </w:r>
      <w:r w:rsidR="00444A29" w:rsidRPr="00DD768A">
        <w:rPr>
          <w:rFonts w:ascii="Times New Roman" w:hAnsi="Times New Roman" w:cs="Times New Roman"/>
          <w:spacing w:val="-2"/>
        </w:rPr>
        <w:t xml:space="preserve"> </w:t>
      </w:r>
      <w:r w:rsidR="0015251A">
        <w:rPr>
          <w:rFonts w:ascii="Times New Roman" w:hAnsi="Times New Roman" w:cs="Times New Roman"/>
          <w:spacing w:val="-2"/>
        </w:rPr>
        <w:t>none of the stimuli</w:t>
      </w:r>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09BF1CEF"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dependent variable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will be entered into a linear mixed-effects model (LMM) with condition (People, Inanimate Object) and age (4, 7, 11) as the between-subjects predictors and test trial (Contact, No Contact) as the within-subjects predictor. </w:t>
      </w:r>
      <w:r w:rsidR="00905D7E">
        <w:rPr>
          <w:rFonts w:ascii="Times New Roman" w:hAnsi="Times New Roman" w:cs="Times New Roman"/>
          <w:spacing w:val="-2"/>
        </w:rPr>
        <w:t>Subjects</w:t>
      </w:r>
      <w:r w:rsidRPr="00DD768A">
        <w:rPr>
          <w:rFonts w:ascii="Times New Roman" w:hAnsi="Times New Roman" w:cs="Times New Roman"/>
          <w:spacing w:val="-2"/>
        </w:rPr>
        <w:t xml:space="preserve"> will be entered into the model as a random-effect factor. </w:t>
      </w:r>
      <w:r w:rsidR="00905D7E">
        <w:rPr>
          <w:rFonts w:ascii="Times New Roman" w:hAnsi="Times New Roman" w:cs="Times New Roman"/>
          <w:spacing w:val="-2"/>
        </w:rPr>
        <w:t>Significant</w:t>
      </w:r>
      <w:r w:rsidRPr="00DD768A">
        <w:rPr>
          <w:rFonts w:ascii="Times New Roman" w:hAnsi="Times New Roman" w:cs="Times New Roman"/>
          <w:spacing w:val="-2"/>
        </w:rPr>
        <w:t xml:space="preserve">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4667C785"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undergoes a developmental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xml:space="preserve">. </w:t>
      </w:r>
      <w:r w:rsidR="009650F4">
        <w:rPr>
          <w:rFonts w:ascii="Times New Roman" w:hAnsi="Times New Roman" w:cs="Times New Roman"/>
          <w:spacing w:val="-2"/>
        </w:rPr>
        <w:lastRenderedPageBreak/>
        <w:t>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should look longer at the No-Collision test event than at the Collision test event.</w:t>
      </w:r>
      <w:r w:rsidR="00B11834">
        <w:rPr>
          <w:rFonts w:ascii="Times New Roman" w:hAnsi="Times New Roman" w:cs="Times New Roman"/>
          <w:spacing w:val="-2"/>
        </w:rPr>
        <w:t xml:space="preserve"> The 4-month-olds would be expected to look equally at both test events. Note that 4-month-olds’ looking behaviors are only interpretable by considering together their looking times in the People and 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60966226"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0B88D2BE"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w:t>
      </w:r>
      <w:del w:id="60" w:author="Benton, Deon" w:date="2022-09-30T10:37:00Z">
        <w:r w:rsidRPr="00DD768A" w:rsidDel="002C295E">
          <w:rPr>
            <w:rFonts w:ascii="Times New Roman" w:hAnsi="Times New Roman" w:cs="Times New Roman"/>
            <w:spacing w:val="-2"/>
          </w:rPr>
          <w:delText>'</w:delText>
        </w:r>
      </w:del>
      <w:ins w:id="61" w:author="Benton, Deon" w:date="2022-09-30T10:37:00Z">
        <w:r w:rsidR="002C295E">
          <w:rPr>
            <w:rFonts w:ascii="Times New Roman" w:hAnsi="Times New Roman" w:cs="Times New Roman"/>
            <w:spacing w:val="-2"/>
          </w:rPr>
          <w:t>’</w:t>
        </w:r>
      </w:ins>
      <w:r w:rsidRPr="00DD768A">
        <w:rPr>
          <w:rFonts w:ascii="Times New Roman" w:hAnsi="Times New Roman" w:cs="Times New Roman"/>
          <w:spacing w:val="-2"/>
        </w:rPr>
        <w:t xml:space="preserve">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558D5D09" w:rsidR="001476CF" w:rsidRPr="00DD768A" w:rsidRDefault="003A51F0" w:rsidP="007036EF">
      <w:pPr>
        <w:spacing w:line="240" w:lineRule="exact"/>
        <w:contextualSpacing/>
        <w:jc w:val="both"/>
        <w:rPr>
          <w:rFonts w:ascii="Times New Roman" w:hAnsi="Times New Roman" w:cs="Times New Roman"/>
          <w:spacing w:val="-2"/>
        </w:rPr>
      </w:pPr>
      <w:r w:rsidRPr="00236693">
        <w:rPr>
          <w:b/>
          <w:bCs/>
          <w:noProof/>
          <w:u w:val="single"/>
        </w:rPr>
        <mc:AlternateContent>
          <mc:Choice Requires="wps">
            <w:drawing>
              <wp:anchor distT="0" distB="0" distL="114300" distR="114300" simplePos="0" relativeHeight="251676672" behindDoc="0" locked="0" layoutInCell="1" allowOverlap="1" wp14:anchorId="07287695" wp14:editId="6283CC7B">
                <wp:simplePos x="0" y="0"/>
                <wp:positionH relativeFrom="column">
                  <wp:posOffset>6110412</wp:posOffset>
                </wp:positionH>
                <wp:positionV relativeFrom="paragraph">
                  <wp:posOffset>847560</wp:posOffset>
                </wp:positionV>
                <wp:extent cx="485775" cy="13335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33350"/>
                        </a:xfrm>
                        <a:prstGeom prst="rect">
                          <a:avLst/>
                        </a:prstGeom>
                        <a:solidFill>
                          <a:prstClr val="white"/>
                        </a:solidFill>
                        <a:ln>
                          <a:noFill/>
                        </a:ln>
                      </wps:spPr>
                      <wps:txbx>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81.15pt;margin-top:66.75pt;width:38.2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" stroked="f">
                <v:textbox inset="0,0,0,0">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Pr>
          <w:rFonts w:ascii="Times New Roman" w:hAnsi="Times New Roman" w:cs="Times New Roman"/>
          <w:noProof/>
          <w:spacing w:val="-2"/>
        </w:rPr>
        <w:drawing>
          <wp:anchor distT="0" distB="0" distL="114300" distR="114300" simplePos="0" relativeHeight="251683840" behindDoc="1" locked="0" layoutInCell="1" allowOverlap="1" wp14:anchorId="2D7E0905" wp14:editId="0AFF5A40">
            <wp:simplePos x="0" y="0"/>
            <wp:positionH relativeFrom="margin">
              <wp:posOffset>5967371</wp:posOffset>
            </wp:positionH>
            <wp:positionV relativeFrom="paragraph">
              <wp:posOffset>978894</wp:posOffset>
            </wp:positionV>
            <wp:extent cx="756920" cy="1302385"/>
            <wp:effectExtent l="0" t="0" r="5080" b="0"/>
            <wp:wrapTight wrapText="bothSides">
              <wp:wrapPolygon edited="0">
                <wp:start x="7611" y="0"/>
                <wp:lineTo x="5980" y="1264"/>
                <wp:lineTo x="5436" y="3475"/>
                <wp:lineTo x="6523" y="5371"/>
                <wp:lineTo x="1087" y="6003"/>
                <wp:lineTo x="0" y="6635"/>
                <wp:lineTo x="0" y="16745"/>
                <wp:lineTo x="1087" y="20536"/>
                <wp:lineTo x="2174" y="21168"/>
                <wp:lineTo x="19027" y="21168"/>
                <wp:lineTo x="20114" y="20536"/>
                <wp:lineTo x="21201" y="16745"/>
                <wp:lineTo x="21201" y="6635"/>
                <wp:lineTo x="20114" y="5687"/>
                <wp:lineTo x="14678" y="5371"/>
                <wp:lineTo x="16309" y="3791"/>
                <wp:lineTo x="15765" y="1896"/>
                <wp:lineTo x="13591" y="0"/>
                <wp:lineTo x="7611" y="0"/>
              </wp:wrapPolygon>
            </wp:wrapTight>
            <wp:docPr id="6" name="Picture 6" descr="A picture containing text, electronics, display,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electronics, display, screensho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920" cy="1302385"/>
                    </a:xfrm>
                    <a:prstGeom prst="rect">
                      <a:avLst/>
                    </a:prstGeom>
                  </pic:spPr>
                </pic:pic>
              </a:graphicData>
            </a:graphic>
            <wp14:sizeRelH relativeFrom="page">
              <wp14:pctWidth>0</wp14:pctWidth>
            </wp14:sizeRelH>
            <wp14:sizeRelV relativeFrom="page">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8664CF">
        <w:rPr>
          <w:rFonts w:ascii="Times New Roman" w:hAnsi="Times New Roman" w:cs="Times New Roman"/>
          <w:spacing w:val="-2"/>
        </w:rPr>
        <w:t>Infants</w:t>
      </w:r>
      <w:r w:rsidR="00444A29" w:rsidRPr="00DD768A">
        <w:rPr>
          <w:rFonts w:ascii="Times New Roman" w:hAnsi="Times New Roman" w:cs="Times New Roman"/>
          <w:spacing w:val="-2"/>
        </w:rPr>
        <w:t xml:space="preserve"> will</w:t>
      </w:r>
      <w:ins w:id="62" w:author="Benton, Deon" w:date="2022-09-30T10:37:00Z">
        <w:r w:rsidR="002C295E">
          <w:rPr>
            <w:rFonts w:ascii="Times New Roman" w:hAnsi="Times New Roman" w:cs="Times New Roman"/>
            <w:spacing w:val="-2"/>
          </w:rPr>
          <w:t xml:space="preserve"> be shown modified object and </w:t>
        </w:r>
      </w:ins>
      <w:r w:rsidR="00AB70B5">
        <w:rPr>
          <w:rFonts w:ascii="Times New Roman" w:hAnsi="Times New Roman" w:cs="Times New Roman"/>
          <w:spacing w:val="-2"/>
        </w:rPr>
        <w:t xml:space="preserve">modified </w:t>
      </w:r>
      <w:ins w:id="63" w:author="Benton, Deon" w:date="2022-09-30T10:37:00Z">
        <w:r w:rsidR="002C295E">
          <w:rPr>
            <w:rFonts w:ascii="Times New Roman" w:hAnsi="Times New Roman" w:cs="Times New Roman"/>
            <w:spacing w:val="-2"/>
          </w:rPr>
          <w:t>people stimuli and</w:t>
        </w:r>
      </w:ins>
      <w:r w:rsidR="00444A29" w:rsidRPr="00DD768A">
        <w:rPr>
          <w:rFonts w:ascii="Times New Roman" w:hAnsi="Times New Roman" w:cs="Times New Roman"/>
          <w:spacing w:val="-2"/>
        </w:rPr>
        <w:t xml:space="preserve"> </w:t>
      </w:r>
      <w:ins w:id="64" w:author="Benton, Deon" w:date="2022-09-30T10:38:00Z">
        <w:r w:rsidR="002C295E">
          <w:rPr>
            <w:rFonts w:ascii="Times New Roman" w:hAnsi="Times New Roman" w:cs="Times New Roman"/>
            <w:spacing w:val="-2"/>
          </w:rPr>
          <w:t>assigned to one of 6 conditions</w:t>
        </w:r>
      </w:ins>
      <w:r w:rsidR="00444A29" w:rsidRPr="00DD768A">
        <w:rPr>
          <w:rFonts w:ascii="Times New Roman" w:hAnsi="Times New Roman" w:cs="Times New Roman"/>
          <w:spacing w:val="-2"/>
        </w:rPr>
        <w:t xml:space="preserve">: People with </w:t>
      </w:r>
      <w:ins w:id="65" w:author="Benton, Deon" w:date="2022-09-30T10:41:00Z">
        <w:r w:rsidR="008267AE">
          <w:rPr>
            <w:rFonts w:ascii="Times New Roman" w:hAnsi="Times New Roman" w:cs="Times New Roman"/>
            <w:spacing w:val="-2"/>
          </w:rPr>
          <w:t xml:space="preserve">an </w:t>
        </w:r>
      </w:ins>
      <w:r w:rsidR="00444A29" w:rsidRPr="00DD768A">
        <w:rPr>
          <w:rFonts w:ascii="Times New Roman" w:hAnsi="Times New Roman" w:cs="Times New Roman"/>
          <w:spacing w:val="-2"/>
        </w:rPr>
        <w:t xml:space="preserve">Inanimate Object </w:t>
      </w:r>
      <w:ins w:id="66" w:author="Benton, Deon" w:date="2022-09-30T10:38:00Z">
        <w:r w:rsidR="002C295E">
          <w:rPr>
            <w:rFonts w:ascii="Times New Roman" w:hAnsi="Times New Roman" w:cs="Times New Roman"/>
            <w:spacing w:val="-2"/>
          </w:rPr>
          <w:t>Bottom Ha</w:t>
        </w:r>
      </w:ins>
      <w:ins w:id="67" w:author="Benton, Deon" w:date="2022-09-30T10:41:00Z">
        <w:r w:rsidR="008267AE">
          <w:rPr>
            <w:rFonts w:ascii="Times New Roman" w:hAnsi="Times New Roman" w:cs="Times New Roman"/>
            <w:spacing w:val="-2"/>
          </w:rPr>
          <w:t>lf</w:t>
        </w:r>
      </w:ins>
      <w:r w:rsidR="00444A29" w:rsidRPr="00DD768A">
        <w:rPr>
          <w:rFonts w:ascii="Times New Roman" w:hAnsi="Times New Roman" w:cs="Times New Roman"/>
          <w:spacing w:val="-2"/>
        </w:rPr>
        <w:t xml:space="preserve">, Inanimate Object with People Legs, People with Object Heads, Inanimate Objects with People Heads, People with Inanimate Object </w:t>
      </w:r>
      <w:r w:rsidR="00ED5679">
        <w:rPr>
          <w:rFonts w:ascii="Times New Roman" w:hAnsi="Times New Roman" w:cs="Times New Roman"/>
          <w:spacing w:val="-2"/>
        </w:rPr>
        <w:t>torsos</w:t>
      </w:r>
      <w:r w:rsidR="00444A29"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 xml:space="preserve">2 for an example of </w:t>
      </w:r>
      <w:ins w:id="68" w:author="Benton, Deon" w:date="2022-09-30T10:40:00Z">
        <w:r w:rsidR="00993113">
          <w:rPr>
            <w:rFonts w:ascii="Times New Roman" w:hAnsi="Times New Roman" w:cs="Times New Roman"/>
            <w:spacing w:val="-2"/>
          </w:rPr>
          <w:t>what an infant assigned to the</w:t>
        </w:r>
      </w:ins>
      <w:ins w:id="69" w:author="Benton, Deon" w:date="2022-09-30T10:41:00Z">
        <w:r w:rsidR="008267AE">
          <w:rPr>
            <w:rFonts w:ascii="Times New Roman" w:hAnsi="Times New Roman" w:cs="Times New Roman"/>
            <w:spacing w:val="-2"/>
          </w:rPr>
          <w:t xml:space="preserve"> </w:t>
        </w:r>
      </w:ins>
      <w:ins w:id="70" w:author="Benton, Deon" w:date="2022-09-30T14:59:00Z">
        <w:r w:rsidR="00AB70B5">
          <w:rPr>
            <w:rFonts w:ascii="Times New Roman" w:hAnsi="Times New Roman" w:cs="Times New Roman"/>
            <w:spacing w:val="-2"/>
          </w:rPr>
          <w:t>Inanimate Object with a Person’s Head condition would see</w:t>
        </w:r>
      </w:ins>
      <w:r w:rsidR="008664CF">
        <w:rPr>
          <w:rFonts w:ascii="Times New Roman" w:hAnsi="Times New Roman" w:cs="Times New Roman"/>
          <w:spacing w:val="-2"/>
        </w:rPr>
        <w:t>)</w:t>
      </w:r>
      <w:r w:rsidR="00444A29" w:rsidRPr="00DD768A">
        <w:rPr>
          <w:rFonts w:ascii="Times New Roman" w:hAnsi="Times New Roman" w:cs="Times New Roman"/>
          <w:spacing w:val="-2"/>
        </w:rPr>
        <w:t xml:space="preserve">. </w:t>
      </w:r>
      <w:ins w:id="71" w:author="Benton, Deon" w:date="2022-09-30T15:08:00Z">
        <w:r w:rsidR="00F721CF">
          <w:rPr>
            <w:rFonts w:ascii="Times New Roman" w:hAnsi="Times New Roman" w:cs="Times New Roman"/>
            <w:spacing w:val="-2"/>
          </w:rPr>
          <w:t>In general,</w:t>
        </w:r>
      </w:ins>
      <w:ins w:id="72" w:author="Benton, Deon" w:date="2022-09-30T10:42:00Z">
        <w:r w:rsidR="008267AE">
          <w:rPr>
            <w:rFonts w:ascii="Times New Roman" w:hAnsi="Times New Roman" w:cs="Times New Roman"/>
            <w:spacing w:val="-2"/>
          </w:rPr>
          <w:t xml:space="preserve"> the stimuli are designed such that corresponding parts</w:t>
        </w:r>
      </w:ins>
      <w:ins w:id="73" w:author="Benton, Deon" w:date="2022-09-30T10:43:00Z">
        <w:r w:rsidR="00165A74">
          <w:rPr>
            <w:rFonts w:ascii="Times New Roman" w:hAnsi="Times New Roman" w:cs="Times New Roman"/>
            <w:spacing w:val="-2"/>
          </w:rPr>
          <w:t xml:space="preserve"> (e.g., lower extremities for people and lower half for objects)</w:t>
        </w:r>
      </w:ins>
      <w:ins w:id="74" w:author="Benton, Deon" w:date="2022-09-30T10:42:00Z">
        <w:r w:rsidR="008267AE">
          <w:rPr>
            <w:rFonts w:ascii="Times New Roman" w:hAnsi="Times New Roman" w:cs="Times New Roman"/>
            <w:spacing w:val="-2"/>
          </w:rPr>
          <w:t xml:space="preserve"> a</w:t>
        </w:r>
      </w:ins>
      <w:ins w:id="75" w:author="Benton, Deon" w:date="2022-09-30T10:43:00Z">
        <w:r w:rsidR="00165A74">
          <w:rPr>
            <w:rFonts w:ascii="Times New Roman" w:hAnsi="Times New Roman" w:cs="Times New Roman"/>
            <w:spacing w:val="-2"/>
          </w:rPr>
          <w:t>re</w:t>
        </w:r>
      </w:ins>
      <w:ins w:id="76" w:author="Benton, Deon" w:date="2022-09-30T10:42:00Z">
        <w:r w:rsidR="008267AE">
          <w:rPr>
            <w:rFonts w:ascii="Times New Roman" w:hAnsi="Times New Roman" w:cs="Times New Roman"/>
            <w:spacing w:val="-2"/>
          </w:rPr>
          <w:t xml:space="preserve"> swapped; thus, an inanimate object with a person’s legs is </w:t>
        </w:r>
      </w:ins>
      <w:ins w:id="77" w:author="Benton, Deon" w:date="2022-09-30T10:43:00Z">
        <w:r w:rsidR="00165A74">
          <w:rPr>
            <w:rFonts w:ascii="Times New Roman" w:hAnsi="Times New Roman" w:cs="Times New Roman"/>
            <w:spacing w:val="-2"/>
          </w:rPr>
          <w:t>an</w:t>
        </w:r>
      </w:ins>
      <w:ins w:id="78" w:author="Benton, Deon" w:date="2022-09-30T10:42:00Z">
        <w:r w:rsidR="008267AE">
          <w:rPr>
            <w:rFonts w:ascii="Times New Roman" w:hAnsi="Times New Roman" w:cs="Times New Roman"/>
            <w:spacing w:val="-2"/>
          </w:rPr>
          <w:t xml:space="preserve"> object</w:t>
        </w:r>
      </w:ins>
      <w:ins w:id="79" w:author="Benton, Deon" w:date="2022-09-30T10:43:00Z">
        <w:r w:rsidR="00165A74">
          <w:rPr>
            <w:rFonts w:ascii="Times New Roman" w:hAnsi="Times New Roman" w:cs="Times New Roman"/>
            <w:spacing w:val="-2"/>
          </w:rPr>
          <w:t xml:space="preserve"> whose lower half has been </w:t>
        </w:r>
      </w:ins>
      <w:ins w:id="80" w:author="Benton, Deon" w:date="2022-09-30T10:44:00Z">
        <w:r w:rsidR="00165A74">
          <w:rPr>
            <w:rFonts w:ascii="Times New Roman" w:hAnsi="Times New Roman" w:cs="Times New Roman"/>
            <w:spacing w:val="-2"/>
          </w:rPr>
          <w:t xml:space="preserve">swapped with the legs of a person. </w:t>
        </w:r>
      </w:ins>
      <w:r w:rsidR="005E1AF9">
        <w:rPr>
          <w:rFonts w:ascii="Times New Roman" w:hAnsi="Times New Roman" w:cs="Times New Roman"/>
          <w:spacing w:val="-2"/>
        </w:rPr>
        <w:t>Six conditions will be used</w:t>
      </w:r>
      <w:r w:rsidR="00444A29" w:rsidRPr="00DD768A">
        <w:rPr>
          <w:rFonts w:ascii="Times New Roman" w:hAnsi="Times New Roman" w:cs="Times New Roman"/>
          <w:spacing w:val="-2"/>
        </w:rPr>
        <w:t xml:space="preserve"> 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00444A29" w:rsidRPr="00DD768A">
        <w:rPr>
          <w:rFonts w:ascii="Times New Roman" w:hAnsi="Times New Roman" w:cs="Times New Roman"/>
          <w:spacing w:val="-2"/>
        </w:rPr>
        <w:t xml:space="preserve"> associated with the different kinds of causality.</w:t>
      </w:r>
      <w:ins w:id="81" w:author="detbenton1991@gmail.com" w:date="2022-09-29T15:51:00Z">
        <w:r w:rsidR="004E3850">
          <w:rPr>
            <w:rFonts w:ascii="Times New Roman" w:hAnsi="Times New Roman" w:cs="Times New Roman"/>
            <w:spacing w:val="-2"/>
          </w:rPr>
          <w:t xml:space="preserve"> Note that </w:t>
        </w:r>
        <w:del w:id="82" w:author="Benton, Deon" w:date="2022-09-30T15:13:00Z">
          <w:r w:rsidR="004E3850" w:rsidDel="00292C92">
            <w:rPr>
              <w:rFonts w:ascii="Times New Roman" w:hAnsi="Times New Roman" w:cs="Times New Roman"/>
              <w:spacing w:val="-2"/>
            </w:rPr>
            <w:delText>it is not in general</w:delText>
          </w:r>
        </w:del>
      </w:ins>
      <w:ins w:id="83" w:author="Benton, Deon" w:date="2022-09-30T15:13:00Z">
        <w:r w:rsidR="00292C92">
          <w:rPr>
            <w:rFonts w:ascii="Times New Roman" w:hAnsi="Times New Roman" w:cs="Times New Roman"/>
            <w:spacing w:val="-2"/>
          </w:rPr>
          <w:t>in general it is not</w:t>
        </w:r>
      </w:ins>
      <w:ins w:id="84" w:author="detbenton1991@gmail.com" w:date="2022-09-29T15:51:00Z">
        <w:r w:rsidR="004E3850">
          <w:rPr>
            <w:rFonts w:ascii="Times New Roman" w:hAnsi="Times New Roman" w:cs="Times New Roman"/>
            <w:spacing w:val="-2"/>
          </w:rPr>
          <w:t xml:space="preserve"> possible to answer this question (i.e., which feature have infants have associated with which kinds of causal action) by relying on head-mounted-camera data (CITE). This is because these videos would be confounded; that is, to the extent that any perceptual feature (e.g., legs) appeared with different kinds of causality (i.e., action-at-a-distance vs. contact) in these videos, it would be expected that other perceptual features (e.g., arms, eyes, heads, etc.) would also be present</w:t>
        </w:r>
      </w:ins>
      <w:ins w:id="85" w:author="Benton, Deon" w:date="2022-09-30T15:13:00Z">
        <w:r w:rsidR="00626E36">
          <w:rPr>
            <w:rFonts w:ascii="Times New Roman" w:hAnsi="Times New Roman" w:cs="Times New Roman"/>
            <w:spacing w:val="-2"/>
          </w:rPr>
          <w:t>. This, in turn, would make</w:t>
        </w:r>
      </w:ins>
      <w:ins w:id="86" w:author="Benton, Deon" w:date="2022-09-30T15:14:00Z">
        <w:r w:rsidR="00626E36">
          <w:rPr>
            <w:rFonts w:ascii="Times New Roman" w:hAnsi="Times New Roman" w:cs="Times New Roman"/>
            <w:spacing w:val="-2"/>
          </w:rPr>
          <w:t xml:space="preserve"> it difficult</w:t>
        </w:r>
      </w:ins>
      <w:ins w:id="87" w:author="detbenton1991@gmail.com" w:date="2022-09-29T15:51:00Z">
        <w:r w:rsidR="004E3850">
          <w:rPr>
            <w:rFonts w:ascii="Times New Roman" w:hAnsi="Times New Roman" w:cs="Times New Roman"/>
            <w:spacing w:val="-2"/>
          </w:rPr>
          <w:t xml:space="preserve"> to determine which associations infants may have encoded.</w:t>
        </w:r>
        <w:r w:rsidR="004E3850" w:rsidRPr="00DD768A">
          <w:rPr>
            <w:rFonts w:ascii="Times New Roman" w:hAnsi="Times New Roman" w:cs="Times New Roman"/>
            <w:spacing w:val="-2"/>
          </w:rPr>
          <w:t xml:space="preserve"> </w:t>
        </w:r>
      </w:ins>
      <w:r w:rsidR="00444A29" w:rsidRPr="00DD768A">
        <w:rPr>
          <w:rFonts w:ascii="Times New Roman" w:hAnsi="Times New Roman" w:cs="Times New Roman"/>
          <w:spacing w:val="-2"/>
        </w:rPr>
        <w:t xml:space="preserve"> All other aspects of this study will be identical to Study 1. In other words, all infants will be familiarized with the stimuli that correspond to their condition, habituated to an event with a </w:t>
      </w:r>
      <w:r w:rsidR="00570668">
        <w:rPr>
          <w:rFonts w:ascii="Times New Roman" w:hAnsi="Times New Roman" w:cs="Times New Roman"/>
          <w:spacing w:val="-2"/>
        </w:rPr>
        <w:t>central screen,</w:t>
      </w:r>
      <w:r w:rsidR="00444A29" w:rsidRPr="00DD768A">
        <w:rPr>
          <w:rFonts w:ascii="Times New Roman" w:hAnsi="Times New Roman" w:cs="Times New Roman"/>
          <w:spacing w:val="-2"/>
        </w:rPr>
        <w:t xml:space="preserve"> and</w:t>
      </w:r>
      <w:r w:rsidR="00570668">
        <w:rPr>
          <w:rFonts w:ascii="Times New Roman" w:hAnsi="Times New Roman" w:cs="Times New Roman"/>
          <w:spacing w:val="-2"/>
        </w:rPr>
        <w:t xml:space="preserve"> then</w:t>
      </w:r>
      <w:r w:rsidR="00444A29" w:rsidRPr="00DD768A">
        <w:rPr>
          <w:rFonts w:ascii="Times New Roman" w:hAnsi="Times New Roman" w:cs="Times New Roman"/>
          <w:spacing w:val="-2"/>
        </w:rPr>
        <w:t xml:space="preserve"> tested </w:t>
      </w:r>
      <w:r w:rsidR="00570668" w:rsidRPr="00DD768A">
        <w:rPr>
          <w:rFonts w:ascii="Times New Roman" w:hAnsi="Times New Roman" w:cs="Times New Roman"/>
          <w:spacing w:val="-2"/>
        </w:rPr>
        <w:t>on Collision</w:t>
      </w:r>
      <w:r w:rsidR="00444A29" w:rsidRPr="00DD768A">
        <w:rPr>
          <w:rFonts w:ascii="Times New Roman" w:hAnsi="Times New Roman" w:cs="Times New Roman"/>
          <w:spacing w:val="-2"/>
        </w:rPr>
        <w:t xml:space="preserve"> and No-Collision test event</w:t>
      </w:r>
      <w:r w:rsidR="00570668">
        <w:rPr>
          <w:rFonts w:ascii="Times New Roman" w:hAnsi="Times New Roman" w:cs="Times New Roman"/>
          <w:spacing w:val="-2"/>
        </w:rPr>
        <w:t>s</w:t>
      </w:r>
      <w:r w:rsidR="00444A29" w:rsidRPr="00DD768A">
        <w:rPr>
          <w:rFonts w:ascii="Times New Roman" w:hAnsi="Times New Roman" w:cs="Times New Roman"/>
          <w:spacing w:val="-2"/>
        </w:rPr>
        <w:t xml:space="preserve">. </w:t>
      </w:r>
    </w:p>
    <w:p w14:paraId="5C31256E" w14:textId="74AB7061"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study 1 except that condition will now be treated as a six-level factor rather than a two-level factor.</w:t>
      </w:r>
    </w:p>
    <w:p w14:paraId="7968F3FD" w14:textId="716ACA53" w:rsidR="00444A29"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If associative learning rather than Core Knowledge underpinned infants' looking behavior in Study 1 (as well as in Spelke et al. [1995])</w:t>
      </w:r>
      <w:r w:rsidR="00570668">
        <w:rPr>
          <w:rFonts w:ascii="Times New Roman" w:hAnsi="Times New Roman" w:cs="Times New Roman"/>
          <w:spacing w:val="-2"/>
        </w:rPr>
        <w:t xml:space="preserve"> specifically and their developing causal knowledge of people and objects generally</w:t>
      </w:r>
      <w:r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based on </w:t>
      </w:r>
      <w:r w:rsidR="00612CBE">
        <w:rPr>
          <w:rFonts w:ascii="Times New Roman" w:hAnsi="Times New Roman" w:cs="Times New Roman"/>
          <w:spacing w:val="-2"/>
        </w:rPr>
        <w:t xml:space="preserve">a learned association between </w:t>
      </w:r>
      <w:r w:rsidR="00752E66">
        <w:rPr>
          <w:rFonts w:ascii="Times New Roman" w:hAnsi="Times New Roman" w:cs="Times New Roman"/>
          <w:spacing w:val="-2"/>
        </w:rPr>
        <w:t>legs and the two types of causality</w:t>
      </w:r>
      <w:r w:rsidR="00612CBE">
        <w:rPr>
          <w:rFonts w:ascii="Times New Roman" w:hAnsi="Times New Roman" w:cs="Times New Roman"/>
          <w:spacing w:val="-2"/>
        </w:rPr>
        <w:t xml:space="preserve">. </w:t>
      </w:r>
      <w:r w:rsidRPr="00DD768A">
        <w:rPr>
          <w:rFonts w:ascii="Times New Roman" w:hAnsi="Times New Roman" w:cs="Times New Roman"/>
          <w:spacing w:val="-2"/>
        </w:rPr>
        <w:t>In contrast, infants assigned to the Inanimate Object with People Legs condition should look equally long at the two test events. In general, if infants' knowledge about the causal properties of people and objects is based on</w:t>
      </w:r>
      <w:r w:rsidR="00612CBE">
        <w:rPr>
          <w:rFonts w:ascii="Times New Roman" w:hAnsi="Times New Roman" w:cs="Times New Roman"/>
          <w:spacing w:val="-2"/>
        </w:rPr>
        <w:t xml:space="preserve"> learned</w:t>
      </w:r>
      <w:r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292D1AF5"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in general</w:t>
      </w:r>
      <w:r w:rsidRPr="00DD768A">
        <w:rPr>
          <w:rFonts w:ascii="Times New Roman" w:hAnsi="Times New Roman" w:cs="Times New Roman"/>
          <w:spacing w:val="-2"/>
        </w:rPr>
        <w:t xml:space="preserve"> 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across all of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r w:rsidRPr="00DD768A">
        <w:rPr>
          <w:rFonts w:ascii="Times New Roman" w:hAnsi="Times New Roman" w:cs="Times New Roman"/>
          <w:spacing w:val="-2"/>
        </w:rPr>
        <w:t>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t>
      </w:r>
      <w:r w:rsidRPr="00DD768A">
        <w:rPr>
          <w:rFonts w:ascii="Times New Roman" w:hAnsi="Times New Roman" w:cs="Times New Roman"/>
          <w:spacing w:val="-2"/>
        </w:rPr>
        <w:lastRenderedPageBreak/>
        <w:t xml:space="preserve">would then be shown two test events. In the </w:t>
      </w:r>
      <w:r w:rsidR="00752E66">
        <w:rPr>
          <w:rFonts w:ascii="Times New Roman" w:hAnsi="Times New Roman" w:cs="Times New Roman"/>
          <w:spacing w:val="-2"/>
        </w:rPr>
        <w:t>F</w:t>
      </w:r>
      <w:r w:rsidRPr="00DD768A">
        <w:rPr>
          <w:rFonts w:ascii="Times New Roman" w:hAnsi="Times New Roman" w:cs="Times New Roman"/>
          <w:spacing w:val="-2"/>
        </w:rPr>
        <w:t xml:space="preserve">ull </w:t>
      </w:r>
      <w:r w:rsidR="00752E66">
        <w:rPr>
          <w:rFonts w:ascii="Times New Roman" w:hAnsi="Times New Roman" w:cs="Times New Roman"/>
          <w:spacing w:val="-2"/>
        </w:rPr>
        <w:t>V</w:t>
      </w:r>
      <w:r w:rsidRPr="00DD768A">
        <w:rPr>
          <w:rFonts w:ascii="Times New Roman" w:hAnsi="Times New Roman" w:cs="Times New Roman"/>
          <w:spacing w:val="-2"/>
        </w:rPr>
        <w:t xml:space="preserve">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752E66">
        <w:rPr>
          <w:rFonts w:ascii="Times New Roman" w:hAnsi="Times New Roman" w:cs="Times New Roman"/>
          <w:spacing w:val="-2"/>
        </w:rPr>
        <w:t>D</w:t>
      </w:r>
      <w:r w:rsidRPr="00DD768A">
        <w:rPr>
          <w:rFonts w:ascii="Times New Roman" w:hAnsi="Times New Roman" w:cs="Times New Roman"/>
          <w:spacing w:val="-2"/>
        </w:rPr>
        <w:t xml:space="preserve">isembodied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16285A1E"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 third possibility is that infants in the Object with People Parts condition may look equally long at the Collision and No Collision test events because they associated those</w:t>
      </w:r>
      <w:r w:rsidR="00DA05E5">
        <w:rPr>
          <w:rFonts w:ascii="Times New Roman" w:hAnsi="Times New Roman" w:cs="Times New Roman"/>
          <w:spacing w:val="-2"/>
        </w:rPr>
        <w:t xml:space="preserve"> people</w:t>
      </w:r>
      <w:r w:rsidRPr="00DD768A">
        <w:rPr>
          <w:rFonts w:ascii="Times New Roman" w:hAnsi="Times New Roman" w:cs="Times New Roman"/>
          <w:spacing w:val="-2"/>
        </w:rPr>
        <w:t xml:space="preserve"> parts with contact and action-at-a-distance causality. This 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w:t>
      </w:r>
    </w:p>
    <w:p w14:paraId="1CB26DE5" w14:textId="5223A0C0" w:rsidR="00580AEE" w:rsidRPr="00DD768A" w:rsidRDefault="00444A2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all of the conditions. In contrast, because 7- and 11-month-olds have accrued </w:t>
      </w:r>
      <w:r w:rsidR="00FC06D9" w:rsidRPr="00DD768A">
        <w:rPr>
          <w:rFonts w:ascii="Times New Roman" w:hAnsi="Times New Roman" w:cs="Times New Roman"/>
          <w:spacing w:val="-2"/>
        </w:rPr>
        <w:t>much more real-world</w:t>
      </w:r>
      <w:r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Pr="00DD768A">
        <w:rPr>
          <w:rFonts w:ascii="Times New Roman" w:hAnsi="Times New Roman" w:cs="Times New Roman"/>
          <w:spacing w:val="-2"/>
        </w:rPr>
        <w:t xml:space="preserve">, they should treat as "human beings" objects with people parts (whatever those parts may be) and people with objects parts as "objects." </w:t>
      </w:r>
    </w:p>
    <w:p w14:paraId="0F7F8B77" w14:textId="4A446085" w:rsidR="00580AEE" w:rsidRPr="009B3ECE" w:rsidRDefault="00124D06" w:rsidP="007036EF">
      <w:pPr>
        <w:spacing w:line="240" w:lineRule="exact"/>
        <w:contextualSpacing/>
        <w:jc w:val="both"/>
        <w:rPr>
          <w:rFonts w:ascii="Times New Roman" w:hAnsi="Times New Roman" w:cs="Times New Roman"/>
          <w:b/>
          <w:bCs/>
          <w:spacing w:val="-2"/>
        </w:rPr>
      </w:pPr>
      <w:r w:rsidRPr="00236693">
        <w:rPr>
          <w:b/>
          <w:bCs/>
          <w:noProof/>
        </w:rPr>
        <mc:AlternateContent>
          <mc:Choice Requires="wps">
            <w:drawing>
              <wp:anchor distT="0" distB="0" distL="114300" distR="114300" simplePos="0" relativeHeight="251680768" behindDoc="0" locked="0" layoutInCell="1" allowOverlap="1" wp14:anchorId="60B8C512" wp14:editId="79D13EC9">
                <wp:simplePos x="0" y="0"/>
                <wp:positionH relativeFrom="page">
                  <wp:posOffset>4752975</wp:posOffset>
                </wp:positionH>
                <wp:positionV relativeFrom="paragraph">
                  <wp:posOffset>114300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374.25pt;margin-top:9pt;width:57.75pt;height:1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" stroked="f">
                <v:textbox inset="0,0,0,0">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A70394" w:rsidRPr="009B3ECE">
        <w:rPr>
          <w:rFonts w:ascii="Times New Roman" w:hAnsi="Times New Roman" w:cs="Times New Roman"/>
          <w:b/>
          <w:bCs/>
          <w:spacing w:val="-2"/>
        </w:rPr>
        <w:t>Computational model</w:t>
      </w:r>
    </w:p>
    <w:p w14:paraId="43084B95" w14:textId="36CBFA0C" w:rsidR="005C2DBC" w:rsidRPr="00DD768A" w:rsidRDefault="00895441"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noProof/>
          <w:spacing w:val="-2"/>
          <w:u w:val="single"/>
        </w:rPr>
        <w:drawing>
          <wp:anchor distT="0" distB="0" distL="114300" distR="114300" simplePos="0" relativeHeight="251678720" behindDoc="0" locked="0" layoutInCell="1" allowOverlap="1" wp14:anchorId="570E50BA" wp14:editId="58B9806C">
            <wp:simplePos x="0" y="0"/>
            <wp:positionH relativeFrom="margin">
              <wp:posOffset>1304925</wp:posOffset>
            </wp:positionH>
            <wp:positionV relativeFrom="margin">
              <wp:posOffset>2447925</wp:posOffset>
            </wp:positionV>
            <wp:extent cx="5774055" cy="2077085"/>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74055" cy="207708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Purpose:</w:t>
      </w:r>
      <w:r w:rsidR="00A70394" w:rsidRPr="00DD768A">
        <w:rPr>
          <w:rFonts w:ascii="Times New Roman" w:hAnsi="Times New Roman" w:cs="Times New Roman"/>
          <w:spacing w:val="-2"/>
        </w:rPr>
        <w:t xml:space="preserve"> Study </w:t>
      </w:r>
      <w:r w:rsidR="00752E66">
        <w:rPr>
          <w:rFonts w:ascii="Times New Roman" w:hAnsi="Times New Roman" w:cs="Times New Roman"/>
          <w:spacing w:val="-2"/>
        </w:rPr>
        <w:t>2</w:t>
      </w:r>
      <w:r w:rsidR="000D4EB9" w:rsidRPr="00DD768A">
        <w:rPr>
          <w:rFonts w:ascii="Times New Roman" w:hAnsi="Times New Roman" w:cs="Times New Roman"/>
          <w:spacing w:val="-2"/>
        </w:rPr>
        <w:t xml:space="preserve"> </w:t>
      </w:r>
      <w:r w:rsidR="007D768C">
        <w:rPr>
          <w:rFonts w:ascii="Times New Roman" w:hAnsi="Times New Roman" w:cs="Times New Roman"/>
          <w:spacing w:val="-2"/>
        </w:rPr>
        <w:t xml:space="preserve">only </w:t>
      </w:r>
      <w:r w:rsidR="00A70394"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00A70394"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00A70394" w:rsidRPr="00DD768A">
        <w:rPr>
          <w:rFonts w:ascii="Times New Roman" w:hAnsi="Times New Roman" w:cs="Times New Roman"/>
          <w:spacing w:val="-2"/>
        </w:rPr>
        <w:t xml:space="preserve"> knowledge about people and inanimate objects. To address</w:t>
      </w:r>
      <w:r w:rsidR="007D768C">
        <w:rPr>
          <w:rFonts w:ascii="Times New Roman" w:hAnsi="Times New Roman" w:cs="Times New Roman"/>
          <w:spacing w:val="-2"/>
        </w:rPr>
        <w:t xml:space="preserve"> directly</w:t>
      </w:r>
      <w:r w:rsidR="00A70394" w:rsidRPr="00DD768A">
        <w:rPr>
          <w:rFonts w:ascii="Times New Roman" w:hAnsi="Times New Roman" w:cs="Times New Roman"/>
          <w:spacing w:val="-2"/>
        </w:rPr>
        <w:t xml:space="preserve"> this issue, I will instantiate</w:t>
      </w:r>
      <w:r w:rsidR="007D768C">
        <w:rPr>
          <w:rFonts w:ascii="Times New Roman" w:hAnsi="Times New Roman" w:cs="Times New Roman"/>
          <w:spacing w:val="-2"/>
        </w:rPr>
        <w:t xml:space="preserve"> my associative learning account for how infants learn about the causal properties of people and inanimate object</w:t>
      </w:r>
      <w:r w:rsidR="00A70394" w:rsidRPr="00DD768A">
        <w:rPr>
          <w:rFonts w:ascii="Times New Roman" w:hAnsi="Times New Roman" w:cs="Times New Roman"/>
          <w:spacing w:val="-2"/>
        </w:rPr>
        <w:t xml:space="preserve"> in a</w:t>
      </w:r>
      <w:r w:rsidR="007B54EE" w:rsidRPr="00DD768A">
        <w:rPr>
          <w:rFonts w:ascii="Times New Roman" w:hAnsi="Times New Roman" w:cs="Times New Roman"/>
          <w:spacing w:val="-2"/>
        </w:rPr>
        <w:t>n artificial neural network</w:t>
      </w:r>
      <w:r w:rsidR="00A70394" w:rsidRPr="00DD768A">
        <w:rPr>
          <w:rFonts w:ascii="Times New Roman" w:hAnsi="Times New Roman" w:cs="Times New Roman"/>
          <w:spacing w:val="-2"/>
        </w:rPr>
        <w:t xml:space="preserve">. The goal of the computational model is </w:t>
      </w:r>
      <w:r w:rsidR="007B54EE" w:rsidRPr="00DD768A">
        <w:rPr>
          <w:rFonts w:ascii="Times New Roman" w:hAnsi="Times New Roman" w:cs="Times New Roman"/>
          <w:spacing w:val="-2"/>
        </w:rPr>
        <w:t>twofold</w:t>
      </w:r>
      <w:r w:rsidR="00A70394" w:rsidRPr="00DD768A">
        <w:rPr>
          <w:rFonts w:ascii="Times New Roman" w:hAnsi="Times New Roman" w:cs="Times New Roman"/>
          <w:spacing w:val="-2"/>
        </w:rPr>
        <w:t xml:space="preserve">. First, it is designed to account for infants' looking behavior in Study 1. Second, the model </w:t>
      </w:r>
      <w:r w:rsidR="0096686F">
        <w:rPr>
          <w:rFonts w:ascii="Times New Roman" w:hAnsi="Times New Roman" w:cs="Times New Roman"/>
          <w:spacing w:val="-2"/>
        </w:rPr>
        <w:t xml:space="preserve">that is </w:t>
      </w:r>
      <w:r w:rsidR="00A70394" w:rsidRPr="00DD768A">
        <w:rPr>
          <w:rFonts w:ascii="Times New Roman" w:hAnsi="Times New Roman" w:cs="Times New Roman"/>
          <w:spacing w:val="-2"/>
        </w:rPr>
        <w:t>used to simulate infants' looking responses in Study 1 will be used</w:t>
      </w:r>
      <w:r w:rsidR="0096686F">
        <w:rPr>
          <w:rFonts w:ascii="Times New Roman" w:hAnsi="Times New Roman" w:cs="Times New Roman"/>
          <w:spacing w:val="-2"/>
        </w:rPr>
        <w:t xml:space="preserve"> subsequently</w:t>
      </w:r>
      <w:r w:rsidR="00A70394" w:rsidRPr="00DD768A">
        <w:rPr>
          <w:rFonts w:ascii="Times New Roman" w:hAnsi="Times New Roman" w:cs="Times New Roman"/>
          <w:spacing w:val="-2"/>
        </w:rPr>
        <w:t xml:space="preserve"> to predict infants' responses in Study 2. </w:t>
      </w:r>
    </w:p>
    <w:p w14:paraId="1D541B4B" w14:textId="522C7A29" w:rsidR="00A60FBB" w:rsidRPr="00DD768A" w:rsidRDefault="009F6864" w:rsidP="0089544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w:t>
      </w:r>
      <w:r w:rsidR="00752E66">
        <w:rPr>
          <w:rFonts w:ascii="Times New Roman" w:hAnsi="Times New Roman" w:cs="Times New Roman"/>
          <w:spacing w:val="-2"/>
        </w:rPr>
        <w:t>n</w:t>
      </w:r>
      <w:r w:rsidR="0096686F">
        <w:rPr>
          <w:rFonts w:ascii="Times New Roman" w:hAnsi="Times New Roman" w:cs="Times New Roman"/>
          <w:spacing w:val="-2"/>
        </w:rPr>
        <w:t>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(e.g., Benton &amp; Rakison, 2018; Yermolayeva &amp; Rakison, 2016) and </w:t>
      </w:r>
      <w:r w:rsidR="002A7DCA">
        <w:rPr>
          <w:rFonts w:ascii="Times New Roman" w:hAnsi="Times New Roman" w:cs="Times New Roman"/>
          <w:spacing w:val="-2"/>
        </w:rPr>
        <w:t>because these systems are fundamentally associative-learning devices, which is a key tenet of the theoretical account outlined at the beginning</w:t>
      </w:r>
      <w:r w:rsidR="00752E66">
        <w:rPr>
          <w:rFonts w:ascii="Times New Roman" w:hAnsi="Times New Roman" w:cs="Times New Roman"/>
          <w:spacing w:val="-2"/>
        </w:rPr>
        <w:t xml:space="preserve"> of this document</w:t>
      </w:r>
      <w:r w:rsidR="002A7DCA">
        <w:rPr>
          <w:rFonts w:ascii="Times New Roman" w:hAnsi="Times New Roman" w:cs="Times New Roman"/>
          <w:spacing w:val="-2"/>
        </w:rPr>
        <w:t>.</w:t>
      </w:r>
      <w:r w:rsidR="00515EFC" w:rsidRPr="00DD768A">
        <w:rPr>
          <w:rFonts w:ascii="Times New Roman" w:hAnsi="Times New Roman" w:cs="Times New Roman"/>
          <w:spacing w:val="-2"/>
        </w:rPr>
        <w:t xml:space="preserve"> </w:t>
      </w:r>
    </w:p>
    <w:p w14:paraId="55B4B9AC" w14:textId="6C8B68CF" w:rsidR="00BC043A" w:rsidRPr="00DD768A" w:rsidRDefault="00F55603" w:rsidP="007036EF">
      <w:pPr>
        <w:spacing w:line="240" w:lineRule="exact"/>
        <w:contextualSpacing/>
        <w:jc w:val="both"/>
        <w:rPr>
          <w:rFonts w:ascii="Times New Roman" w:hAnsi="Times New Roman" w:cs="Times New Roman"/>
          <w:spacing w:val="-2"/>
        </w:rPr>
      </w:pPr>
      <w:r w:rsidRPr="00236693">
        <w:rPr>
          <w:b/>
          <w:bCs/>
          <w:noProof/>
        </w:rPr>
        <w:lastRenderedPageBreak/>
        <mc:AlternateContent>
          <mc:Choice Requires="wps">
            <w:drawing>
              <wp:anchor distT="0" distB="0" distL="114300" distR="114300" simplePos="0" relativeHeight="251682816" behindDoc="0" locked="0" layoutInCell="1" allowOverlap="1" wp14:anchorId="4D98E3CD" wp14:editId="4C39C592">
                <wp:simplePos x="0" y="0"/>
                <wp:positionH relativeFrom="column">
                  <wp:posOffset>4667250</wp:posOffset>
                </wp:positionH>
                <wp:positionV relativeFrom="paragraph">
                  <wp:posOffset>1457325</wp:posOffset>
                </wp:positionV>
                <wp:extent cx="600075" cy="171450"/>
                <wp:effectExtent l="0" t="0" r="9525" b="0"/>
                <wp:wrapSquare wrapText="bothSides"/>
                <wp:docPr id="5" name="Text Box 5"/>
                <wp:cNvGraphicFramePr/>
                <a:graphic xmlns:a="http://schemas.openxmlformats.org/drawingml/2006/main">
                  <a:graphicData uri="http://schemas.microsoft.com/office/word/2010/wordprocessingShape">
                    <wps:wsp>
                      <wps:cNvSpPr txBox="1"/>
                      <wps:spPr>
                        <a:xfrm>
                          <a:off x="0" y="0"/>
                          <a:ext cx="600075" cy="171450"/>
                        </a:xfrm>
                        <a:prstGeom prst="rect">
                          <a:avLst/>
                        </a:prstGeom>
                        <a:solidFill>
                          <a:prstClr val="white"/>
                        </a:solidFill>
                        <a:ln>
                          <a:noFill/>
                        </a:ln>
                      </wps:spPr>
                      <wps:txbx>
                        <w:txbxContent>
                          <w:p w14:paraId="67926EB1" w14:textId="21328640"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Pr="00F55603">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8E3CD" id="Text Box 5" o:spid="_x0000_s1033" type="#_x0000_t202" style="position:absolute;left:0;text-align:left;margin-left:367.5pt;margin-top:114.75pt;width:47.25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" stroked="f">
                <v:textbox inset="0,0,0,0">
                  <w:txbxContent>
                    <w:p w14:paraId="67926EB1" w14:textId="21328640"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Pr="00F55603">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v:textbox>
                <w10:wrap type="squar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7696" behindDoc="0" locked="0" layoutInCell="1" allowOverlap="1" wp14:anchorId="144746C8" wp14:editId="0CF72A8E">
            <wp:simplePos x="0" y="0"/>
            <wp:positionH relativeFrom="margin">
              <wp:posOffset>2776220</wp:posOffset>
            </wp:positionH>
            <wp:positionV relativeFrom="margin">
              <wp:posOffset>6133465</wp:posOffset>
            </wp:positionV>
            <wp:extent cx="4043680" cy="1819275"/>
            <wp:effectExtent l="0" t="0" r="0" b="9525"/>
            <wp:wrapSquare wrapText="bothSides"/>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3680" cy="181927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Design.</w:t>
      </w:r>
      <w:r w:rsidR="00A70394" w:rsidRPr="00DD768A">
        <w:rPr>
          <w:rFonts w:ascii="Times New Roman" w:hAnsi="Times New Roman" w:cs="Times New Roman"/>
          <w:spacing w:val="-2"/>
        </w:rPr>
        <w:t xml:space="preserve">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00752E66">
        <w:rPr>
          <w:rFonts w:ascii="Times New Roman" w:hAnsi="Times New Roman" w:cs="Times New Roman"/>
          <w:spacing w:val="-2"/>
        </w:rPr>
        <w:t xml:space="preserve"> (Figure 3)</w:t>
      </w:r>
      <w:r w:rsidR="00A70394"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studies (e.g., Benton &amp; Lapan, 2022; Benton, Rakison, &amp; Sobel, 2021; Rakison &amp; Benton, 2019)</w:t>
      </w:r>
      <w:r w:rsidR="00B66D8F" w:rsidRPr="00DD768A">
        <w:rPr>
          <w:rFonts w:ascii="Times New Roman" w:hAnsi="Times New Roman" w:cs="Times New Roman"/>
          <w:spacing w:val="-2"/>
        </w:rPr>
        <w:t xml:space="preserve"> and have written</w:t>
      </w:r>
      <w:r w:rsidR="003479F2" w:rsidRPr="00DD768A">
        <w:rPr>
          <w:rFonts w:ascii="Times New Roman" w:hAnsi="Times New Roman" w:cs="Times New Roman"/>
          <w:spacing w:val="-2"/>
        </w:rPr>
        <w:t xml:space="preserve"> extensively</w:t>
      </w:r>
      <w:r w:rsidR="00B66D8F" w:rsidRPr="00DD768A">
        <w:rPr>
          <w:rFonts w:ascii="Times New Roman" w:hAnsi="Times New Roman" w:cs="Times New Roman"/>
          <w:spacing w:val="-2"/>
        </w:rPr>
        <w:t xml:space="preserve"> about them elsewhere (e.g., Benton, 2022a, 2022b</w:t>
      </w:r>
      <w:r w:rsidR="00B82E64" w:rsidRPr="00DD768A">
        <w:rPr>
          <w:rFonts w:ascii="Times New Roman" w:hAnsi="Times New Roman" w:cs="Times New Roman"/>
          <w:spacing w:val="-2"/>
        </w:rPr>
        <w:t>; Benton &amp; Rakison, 2018</w:t>
      </w:r>
      <w:r w:rsidR="00B66D8F" w:rsidRPr="00DD768A">
        <w:rPr>
          <w:rFonts w:ascii="Times New Roman" w:hAnsi="Times New Roman" w:cs="Times New Roman"/>
          <w:spacing w:val="-2"/>
        </w:rPr>
        <w:t>).</w:t>
      </w:r>
      <w:r w:rsidR="00A70394"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a pattern of activity across 4 units that corresponds to whether</w:t>
      </w:r>
      <w:r w:rsidR="004C016A" w:rsidRPr="00DD768A">
        <w:rPr>
          <w:rFonts w:ascii="Times New Roman" w:hAnsi="Times New Roman" w:cs="Times New Roman"/>
          <w:spacing w:val="-2"/>
        </w:rPr>
        <w:t xml:space="preserve"> an item has a male head, </w:t>
      </w:r>
      <w:r w:rsidR="00F60949" w:rsidRPr="00DD768A">
        <w:rPr>
          <w:rFonts w:ascii="Times New Roman" w:hAnsi="Times New Roman" w:cs="Times New Roman"/>
          <w:spacing w:val="-2"/>
        </w:rPr>
        <w:t xml:space="preserve">a </w:t>
      </w:r>
      <w:r w:rsidR="004C016A" w:rsidRPr="00DD768A">
        <w:rPr>
          <w:rFonts w:ascii="Times New Roman" w:hAnsi="Times New Roman" w:cs="Times New Roman"/>
          <w:spacing w:val="-2"/>
        </w:rPr>
        <w:t>female head, the "head" region of a box, or the "head" region of a cylinder</w:t>
      </w:r>
      <w:r w:rsidR="008F0F78" w:rsidRPr="00DD768A">
        <w:rPr>
          <w:rFonts w:ascii="Times New Roman" w:hAnsi="Times New Roman" w:cs="Times New Roman"/>
          <w:spacing w:val="-2"/>
        </w:rPr>
        <w:t>, a pattern of activity across 2 units that corresponds to</w:t>
      </w:r>
      <w:r w:rsidR="00A70394"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00A70394"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00A70394"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00A70394" w:rsidRPr="00DD768A">
        <w:rPr>
          <w:rFonts w:ascii="Times New Roman" w:hAnsi="Times New Roman" w:cs="Times New Roman"/>
          <w:spacing w:val="-2"/>
        </w:rPr>
        <w:t xml:space="preserve"> to the unique identity of an object or entity. This final group implements that idea that no two individuals or objects are identical</w:t>
      </w:r>
      <w:r w:rsidR="00956E3C" w:rsidRPr="00DD768A">
        <w:rPr>
          <w:rFonts w:ascii="Times New Roman" w:hAnsi="Times New Roman" w:cs="Times New Roman"/>
          <w:spacing w:val="-2"/>
        </w:rPr>
        <w:t xml:space="preserve"> in their perceptual features</w:t>
      </w:r>
      <w:r w:rsidR="00A70394" w:rsidRPr="00DD768A">
        <w:rPr>
          <w:rFonts w:ascii="Times New Roman" w:hAnsi="Times New Roman" w:cs="Times New Roman"/>
          <w:spacing w:val="-2"/>
        </w:rPr>
        <w:t>. Each of these 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00A70394" w:rsidRPr="00DD768A">
        <w:rPr>
          <w:rFonts w:ascii="Times New Roman" w:hAnsi="Times New Roman" w:cs="Times New Roman"/>
          <w:spacing w:val="-2"/>
        </w:rPr>
        <w:t xml:space="preserve"> </w:t>
      </w:r>
      <w:ins w:id="88" w:author="detbenton1991@gmail.com" w:date="2022-09-29T15:31:00Z">
        <w:r w:rsidR="00C316A8">
          <w:rPr>
            <w:rFonts w:ascii="Times New Roman" w:hAnsi="Times New Roman" w:cs="Times New Roman"/>
            <w:spacing w:val="-2"/>
          </w:rPr>
          <w:t>In short, t</w:t>
        </w:r>
      </w:ins>
      <w:ins w:id="89" w:author="detbenton1991@gmail.com" w:date="2022-09-29T15:32:00Z">
        <w:r w:rsidR="00C316A8">
          <w:rPr>
            <w:rFonts w:ascii="Times New Roman" w:hAnsi="Times New Roman" w:cs="Times New Roman"/>
            <w:spacing w:val="-2"/>
          </w:rPr>
          <w:t>he</w:t>
        </w:r>
      </w:ins>
      <w:r w:rsidR="007B1F34" w:rsidRPr="00DD768A">
        <w:rPr>
          <w:rFonts w:ascii="Times New Roman" w:hAnsi="Times New Roman" w:cs="Times New Roman"/>
          <w:spacing w:val="-2"/>
        </w:rPr>
        <w:t xml:space="preserv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w:t>
      </w:r>
      <w:r w:rsidR="00BE6EC2" w:rsidRPr="00DD768A">
        <w:rPr>
          <w:rFonts w:ascii="Times New Roman" w:hAnsi="Times New Roman" w:cs="Times New Roman"/>
          <w:spacing w:val="-2"/>
        </w:rPr>
        <w:t xml:space="preserve">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Mareschal, French, &amp; Quinn, 2000; Mareschal,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6880CDAA" w:rsidR="00A70394" w:rsidRPr="00DD768A" w:rsidRDefault="000F72F2"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the infant experimental data.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possess people parts influences how models “treat” unmodified people and inanimate objects as well as modified people and inanimate objects</w:t>
      </w:r>
      <w:r w:rsidR="003C686E">
        <w:rPr>
          <w:rFonts w:ascii="Times New Roman" w:hAnsi="Times New Roman" w:cs="Times New Roman"/>
          <w:spacing w:val="-2"/>
        </w:rPr>
        <w:t>, but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Rakison, &amp; Sobel, 2021; Rakison &amp; Benton, 2019).</w:t>
      </w:r>
      <w:r w:rsidR="00F972AE" w:rsidRPr="00DD768A">
        <w:rPr>
          <w:rFonts w:ascii="Times New Roman" w:hAnsi="Times New Roman" w:cs="Times New Roman"/>
          <w:spacing w:val="-2"/>
        </w:rPr>
        <w:t xml:space="preserve"> 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r w:rsidR="009D1AFC" w:rsidRPr="00DD768A">
        <w:rPr>
          <w:rFonts w:ascii="Times New Roman" w:hAnsi="Times New Roman" w:cs="Times New Roman"/>
          <w:spacing w:val="-2"/>
        </w:rPr>
        <w:t xml:space="preserve">Rakison, &amp; Sobel, 2021; Rakison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decay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650AB623" w:rsidR="00A70394" w:rsidRDefault="00AC7BEF" w:rsidP="006B728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r w:rsidR="00C9189A" w:rsidRPr="00DD768A">
        <w:rPr>
          <w:rFonts w:ascii="Times New Roman" w:hAnsi="Times New Roman" w:cs="Times New Roman"/>
          <w:spacing w:val="-2"/>
        </w:rPr>
        <w:t xml:space="preserve">Mareschal, French, &amp; Quinn, 2000; </w:t>
      </w:r>
      <w:r w:rsidR="00DE4F57" w:rsidRPr="00DD768A">
        <w:rPr>
          <w:rFonts w:ascii="Times New Roman" w:hAnsi="Times New Roman" w:cs="Times New Roman"/>
          <w:spacing w:val="-2"/>
        </w:rPr>
        <w:t xml:space="preserve">Mareschal,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Rakison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The full predictions are laid out in Table </w:t>
      </w:r>
      <w:r w:rsidR="000219D8">
        <w:rPr>
          <w:rFonts w:ascii="Times New Roman" w:hAnsi="Times New Roman" w:cs="Times New Roman"/>
          <w:spacing w:val="-2"/>
        </w:rPr>
        <w:t xml:space="preserve">1 for </w:t>
      </w:r>
      <w:r w:rsidR="00BA7E7C">
        <w:rPr>
          <w:rFonts w:ascii="Times New Roman" w:hAnsi="Times New Roman" w:cs="Times New Roman"/>
          <w:spacing w:val="-2"/>
        </w:rPr>
        <w:t>networks (and perhaps by extension, infants) that learned a</w:t>
      </w:r>
      <w:r w:rsidR="000219D8">
        <w:rPr>
          <w:rFonts w:ascii="Times New Roman" w:hAnsi="Times New Roman" w:cs="Times New Roman"/>
          <w:spacing w:val="-2"/>
        </w:rPr>
        <w:t xml:space="preserve"> link between legs and the two types of causality</w:t>
      </w:r>
      <w:r w:rsidR="005508FE" w:rsidRPr="00DD768A">
        <w:rPr>
          <w:rFonts w:ascii="Times New Roman" w:hAnsi="Times New Roman" w:cs="Times New Roman"/>
          <w:spacing w:val="-2"/>
        </w:rPr>
        <w:t>, but in brief it is predicted</w:t>
      </w:r>
      <w:r w:rsidR="00BB5F5D">
        <w:rPr>
          <w:rFonts w:ascii="Times New Roman" w:hAnsi="Times New Roman" w:cs="Times New Roman"/>
          <w:spacing w:val="-2"/>
        </w:rPr>
        <w:t xml:space="preserve"> that</w:t>
      </w:r>
      <w:r w:rsidR="005508FE" w:rsidRPr="00DD768A">
        <w:rPr>
          <w:rFonts w:ascii="Times New Roman" w:hAnsi="Times New Roman" w:cs="Times New Roman"/>
          <w:spacing w:val="-2"/>
        </w:rPr>
        <w:t xml:space="preserve"> networks assigned to the People Condition should show equivalent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Contact and No Contact test events</w:t>
      </w:r>
      <w:r w:rsidR="00BA7E7C">
        <w:rPr>
          <w:rFonts w:ascii="Times New Roman" w:hAnsi="Times New Roman" w:cs="Times New Roman"/>
          <w:spacing w:val="-2"/>
        </w:rPr>
        <w:t>.</w:t>
      </w:r>
      <w:r w:rsidR="00BA7E7C" w:rsidRPr="00DD768A">
        <w:rPr>
          <w:rFonts w:ascii="Times New Roman" w:hAnsi="Times New Roman" w:cs="Times New Roman"/>
          <w:spacing w:val="-2"/>
        </w:rPr>
        <w:t xml:space="preserve"> </w:t>
      </w:r>
      <w:r w:rsidR="00BA7E7C">
        <w:rPr>
          <w:rFonts w:ascii="Times New Roman" w:hAnsi="Times New Roman" w:cs="Times New Roman"/>
          <w:spacing w:val="-2"/>
        </w:rPr>
        <w:t>In contrast,</w:t>
      </w:r>
      <w:r w:rsidR="00BA7E7C" w:rsidRPr="00DD768A">
        <w:rPr>
          <w:rFonts w:ascii="Times New Roman" w:hAnsi="Times New Roman" w:cs="Times New Roman"/>
          <w:spacing w:val="-2"/>
        </w:rPr>
        <w:t xml:space="preserve"> </w:t>
      </w:r>
      <w:r w:rsidR="005508FE" w:rsidRPr="00DD768A">
        <w:rPr>
          <w:rFonts w:ascii="Times New Roman" w:hAnsi="Times New Roman" w:cs="Times New Roman"/>
          <w:spacing w:val="-2"/>
        </w:rPr>
        <w:t xml:space="preserve">networks assigned to the Inanimate Object condition should show </w:t>
      </w:r>
      <w:r w:rsidR="005508FE" w:rsidRPr="00DD768A">
        <w:rPr>
          <w:rFonts w:ascii="Times New Roman" w:hAnsi="Times New Roman" w:cs="Times New Roman"/>
          <w:spacing w:val="-2"/>
        </w:rPr>
        <w:lastRenderedPageBreak/>
        <w:t xml:space="preserve">greater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No Contact test event than the Contact test event. This should only be true if networks learned that people</w:t>
      </w:r>
      <w:r w:rsidR="00DA5365">
        <w:rPr>
          <w:rFonts w:ascii="Times New Roman" w:hAnsi="Times New Roman" w:cs="Times New Roman"/>
          <w:spacing w:val="-2"/>
        </w:rPr>
        <w:t xml:space="preserve"> (i.e., entities with people parts)</w:t>
      </w:r>
      <w:r w:rsidR="005508FE" w:rsidRPr="00DD768A">
        <w:rPr>
          <w:rFonts w:ascii="Times New Roman" w:hAnsi="Times New Roman" w:cs="Times New Roman"/>
          <w:spacing w:val="-2"/>
        </w:rPr>
        <w:t xml:space="preserve">, but not inanimate objects, </w:t>
      </w:r>
      <w:r w:rsidR="007B7A2F" w:rsidRPr="00DD768A">
        <w:rPr>
          <w:rFonts w:ascii="Times New Roman" w:hAnsi="Times New Roman" w:cs="Times New Roman"/>
          <w:spacing w:val="-2"/>
        </w:rPr>
        <w:t xml:space="preserve">can cause action on contact as well as at a distance. In contrast, networks assigned to the Inanimate Object with People Parts condition in Simulation 2 should show equivalent error towards the Contact and No Contact test events if they learned that </w:t>
      </w:r>
      <w:r w:rsidR="007A11ED" w:rsidRPr="00DD768A">
        <w:rPr>
          <w:rFonts w:ascii="Times New Roman" w:hAnsi="Times New Roman" w:cs="Times New Roman"/>
          <w:spacing w:val="-2"/>
        </w:rPr>
        <w:t>some human part (the exact human part will, again, be based on data from Study 2)</w:t>
      </w:r>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assigned to the People with Object Parts condition should show greater error towards the No Contact test event than the Contact test event. This latter result </w:t>
      </w:r>
      <w:r w:rsidR="007A11ED" w:rsidRPr="00DD768A">
        <w:rPr>
          <w:rFonts w:ascii="Times New Roman" w:hAnsi="Times New Roman" w:cs="Times New Roman"/>
          <w:spacing w:val="-2"/>
        </w:rPr>
        <w:t>would be predicted if networks</w:t>
      </w:r>
      <w:r w:rsidR="00917E36" w:rsidRPr="00DD768A">
        <w:rPr>
          <w:rFonts w:ascii="Times New Roman" w:hAnsi="Times New Roman" w:cs="Times New Roman"/>
          <w:spacing w:val="-2"/>
        </w:rPr>
        <w:t xml:space="preserve"> learned that objects can only cause action on contact. Thus, observing an event in which a person with object parts causes action-at-a-distance should violate the part-causal </w:t>
      </w:r>
      <w:r w:rsidR="009C1E9F">
        <w:rPr>
          <w:rFonts w:ascii="Times New Roman" w:hAnsi="Times New Roman" w:cs="Times New Roman"/>
          <w:spacing w:val="-2"/>
        </w:rPr>
        <w:t>correlations</w:t>
      </w:r>
      <w:r w:rsidR="00917E36" w:rsidRPr="00DD768A">
        <w:rPr>
          <w:rFonts w:ascii="Times New Roman" w:hAnsi="Times New Roman" w:cs="Times New Roman"/>
          <w:spacing w:val="-2"/>
        </w:rPr>
        <w:t xml:space="preserve"> </w:t>
      </w:r>
      <w:r w:rsidR="003E59C1" w:rsidRPr="00DD768A">
        <w:rPr>
          <w:rFonts w:ascii="Times New Roman" w:hAnsi="Times New Roman" w:cs="Times New Roman"/>
          <w:spacing w:val="-2"/>
        </w:rPr>
        <w:t>that networks could have extracted during the pretraining phase.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r w:rsidR="00367B84">
        <w:rPr>
          <w:rFonts w:ascii="Times New Roman" w:hAnsi="Times New Roman" w:cs="Times New Roman"/>
          <w:spacing w:val="-2"/>
        </w:rPr>
        <w:t xml:space="preserve">Preliminary simulations </w:t>
      </w:r>
      <w:r w:rsidR="00743581">
        <w:rPr>
          <w:rFonts w:ascii="Times New Roman" w:hAnsi="Times New Roman" w:cs="Times New Roman"/>
          <w:spacing w:val="-2"/>
        </w:rPr>
        <w:t>revealed</w:t>
      </w:r>
      <w:r w:rsidR="00200007">
        <w:rPr>
          <w:rFonts w:ascii="Times New Roman" w:hAnsi="Times New Roman" w:cs="Times New Roman"/>
          <w:spacing w:val="-2"/>
        </w:rPr>
        <w:t xml:space="preserve"> that the difference in “looking time”</w:t>
      </w:r>
      <w:r w:rsidR="006B7281">
        <w:rPr>
          <w:rFonts w:ascii="Times New Roman" w:hAnsi="Times New Roman" w:cs="Times New Roman"/>
          <w:spacing w:val="-2"/>
        </w:rPr>
        <w:t xml:space="preserve"> (i.e., difference in SSE)</w:t>
      </w:r>
      <w:r w:rsidR="00200007">
        <w:rPr>
          <w:rFonts w:ascii="Times New Roman" w:hAnsi="Times New Roman" w:cs="Times New Roman"/>
          <w:spacing w:val="-2"/>
        </w:rPr>
        <w:t xml:space="preserve"> between the No Contact and Contact test events was greater for models assigned to the Inanimate </w:t>
      </w:r>
      <w:r w:rsidR="00DC15DA">
        <w:rPr>
          <w:rFonts w:ascii="Times New Roman" w:hAnsi="Times New Roman" w:cs="Times New Roman"/>
          <w:spacing w:val="-2"/>
        </w:rPr>
        <w:t>Object c</w:t>
      </w:r>
      <w:r w:rsidR="00200007">
        <w:rPr>
          <w:rFonts w:ascii="Times New Roman" w:hAnsi="Times New Roman" w:cs="Times New Roman"/>
          <w:spacing w:val="-2"/>
        </w:rPr>
        <w:t>ondition (</w:t>
      </w:r>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 xml:space="preserve">No-Collision </w:t>
      </w:r>
      <w:r w:rsidR="00200007">
        <w:rPr>
          <w:rFonts w:ascii="Times New Roman" w:hAnsi="Times New Roman" w:cs="Times New Roman"/>
          <w:spacing w:val="-2"/>
        </w:rPr>
        <w:t xml:space="preserve">= 11.55, </w:t>
      </w:r>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 xml:space="preserve">Collision </w:t>
      </w:r>
      <w:r w:rsidR="00200007">
        <w:rPr>
          <w:rFonts w:ascii="Times New Roman" w:hAnsi="Times New Roman" w:cs="Times New Roman"/>
          <w:spacing w:val="-2"/>
        </w:rPr>
        <w:t>= 8.73) than models assigned to the People condition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No-Collision </w:t>
      </w:r>
      <w:r w:rsidR="006B7281">
        <w:rPr>
          <w:rFonts w:ascii="Times New Roman" w:hAnsi="Times New Roman" w:cs="Times New Roman"/>
          <w:spacing w:val="-2"/>
        </w:rPr>
        <w:t xml:space="preserve">= 8.6,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8.3</w:t>
      </w:r>
      <w:r w:rsidR="00200007">
        <w:rPr>
          <w:rFonts w:ascii="Times New Roman" w:hAnsi="Times New Roman" w:cs="Times New Roman"/>
          <w:spacing w:val="-2"/>
        </w:rPr>
        <w:t xml:space="preserve">), </w:t>
      </w:r>
      <w:r w:rsidR="00200007" w:rsidRPr="001B1EA5">
        <w:rPr>
          <w:rFonts w:ascii="Times New Roman" w:hAnsi="Times New Roman" w:cs="Times New Roman"/>
          <w:i/>
          <w:iCs/>
          <w:spacing w:val="-2"/>
        </w:rPr>
        <w:t>t</w:t>
      </w:r>
      <w:r w:rsidR="00200007">
        <w:rPr>
          <w:rFonts w:ascii="Times New Roman" w:hAnsi="Times New Roman" w:cs="Times New Roman"/>
          <w:spacing w:val="-2"/>
        </w:rPr>
        <w:t>(</w:t>
      </w:r>
      <w:r w:rsidR="006B7281">
        <w:rPr>
          <w:rFonts w:ascii="Times New Roman" w:hAnsi="Times New Roman" w:cs="Times New Roman"/>
          <w:spacing w:val="-2"/>
        </w:rPr>
        <w:t>62</w:t>
      </w:r>
      <w:r w:rsidR="00200007">
        <w:rPr>
          <w:rFonts w:ascii="Times New Roman" w:hAnsi="Times New Roman" w:cs="Times New Roman"/>
          <w:spacing w:val="-2"/>
        </w:rPr>
        <w:t xml:space="preserve">) = </w:t>
      </w:r>
      <w:r w:rsidR="009239B7">
        <w:rPr>
          <w:rFonts w:ascii="Times New Roman" w:hAnsi="Times New Roman" w:cs="Times New Roman"/>
          <w:spacing w:val="-2"/>
        </w:rPr>
        <w:t>57.58</w:t>
      </w:r>
      <w:r w:rsidR="00200007">
        <w:rPr>
          <w:rFonts w:ascii="Times New Roman" w:hAnsi="Times New Roman" w:cs="Times New Roman"/>
          <w:spacing w:val="-2"/>
        </w:rPr>
        <w:t xml:space="preserve">, </w:t>
      </w:r>
      <w:r w:rsidR="00200007">
        <w:rPr>
          <w:rFonts w:ascii="Times New Roman" w:hAnsi="Times New Roman" w:cs="Times New Roman"/>
          <w:i/>
          <w:iCs/>
          <w:spacing w:val="-2"/>
        </w:rPr>
        <w:t xml:space="preserve">p </w:t>
      </w:r>
      <w:r w:rsidR="00200007">
        <w:rPr>
          <w:rFonts w:ascii="Times New Roman" w:hAnsi="Times New Roman" w:cs="Times New Roman"/>
          <w:spacing w:val="-2"/>
        </w:rPr>
        <w:t>&lt; .0001</w:t>
      </w:r>
      <w:r w:rsidR="006B7281">
        <w:rPr>
          <w:rFonts w:ascii="Times New Roman" w:hAnsi="Times New Roman" w:cs="Times New Roman"/>
          <w:spacing w:val="-2"/>
        </w:rPr>
        <w:t xml:space="preserve">. </w:t>
      </w:r>
      <w:r w:rsidR="00743581">
        <w:rPr>
          <w:rFonts w:ascii="Times New Roman" w:hAnsi="Times New Roman" w:cs="Times New Roman"/>
          <w:spacing w:val="-2"/>
        </w:rPr>
        <w:t xml:space="preserve"> Importantly,</w:t>
      </w:r>
      <w:r w:rsidR="009A0395">
        <w:rPr>
          <w:rFonts w:ascii="Times New Roman" w:hAnsi="Times New Roman" w:cs="Times New Roman"/>
          <w:spacing w:val="-2"/>
        </w:rPr>
        <w:t xml:space="preserve"> in a follow-up simulation in which objects were given legs and people were given the bottom-halves of objects, </w:t>
      </w:r>
      <w:r w:rsidR="006B7281">
        <w:rPr>
          <w:rFonts w:ascii="Times New Roman" w:hAnsi="Times New Roman" w:cs="Times New Roman"/>
          <w:spacing w:val="-2"/>
        </w:rPr>
        <w:t xml:space="preserve">the difference in “looking time” between the No Contact and Contact test events was greater for models assigned to the </w:t>
      </w:r>
      <w:r w:rsidR="009239B7">
        <w:rPr>
          <w:rFonts w:ascii="Times New Roman" w:hAnsi="Times New Roman" w:cs="Times New Roman"/>
          <w:spacing w:val="-2"/>
        </w:rPr>
        <w:t>People with Object Legs</w:t>
      </w:r>
      <w:r w:rsidR="00DC15DA">
        <w:rPr>
          <w:rFonts w:ascii="Times New Roman" w:hAnsi="Times New Roman" w:cs="Times New Roman"/>
          <w:spacing w:val="-2"/>
        </w:rPr>
        <w:t xml:space="preserve"> c</w:t>
      </w:r>
      <w:r w:rsidR="006B7281">
        <w:rPr>
          <w:rFonts w:ascii="Times New Roman" w:hAnsi="Times New Roman" w:cs="Times New Roman"/>
          <w:spacing w:val="-2"/>
        </w:rPr>
        <w:t>ondition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No-Collision </w:t>
      </w:r>
      <w:r w:rsidR="006B7281">
        <w:rPr>
          <w:rFonts w:ascii="Times New Roman" w:hAnsi="Times New Roman" w:cs="Times New Roman"/>
          <w:spacing w:val="-2"/>
        </w:rPr>
        <w:t xml:space="preserve">= </w:t>
      </w:r>
      <w:r w:rsidR="009239B7">
        <w:rPr>
          <w:rFonts w:ascii="Times New Roman" w:hAnsi="Times New Roman" w:cs="Times New Roman"/>
          <w:spacing w:val="-2"/>
        </w:rPr>
        <w:t>16.47</w:t>
      </w:r>
      <w:r w:rsidR="006B7281">
        <w:rPr>
          <w:rFonts w:ascii="Times New Roman" w:hAnsi="Times New Roman" w:cs="Times New Roman"/>
          <w:spacing w:val="-2"/>
        </w:rPr>
        <w:t xml:space="preserve">,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12.08</w:t>
      </w:r>
      <w:r w:rsidR="006B7281">
        <w:rPr>
          <w:rFonts w:ascii="Times New Roman" w:hAnsi="Times New Roman" w:cs="Times New Roman"/>
          <w:spacing w:val="-2"/>
        </w:rPr>
        <w:t>) than models assigned to the People condition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No-Collision </w:t>
      </w:r>
      <w:r w:rsidR="006B7281">
        <w:rPr>
          <w:rFonts w:ascii="Times New Roman" w:hAnsi="Times New Roman" w:cs="Times New Roman"/>
          <w:spacing w:val="-2"/>
        </w:rPr>
        <w:t xml:space="preserve">= </w:t>
      </w:r>
      <w:r w:rsidR="009239B7">
        <w:rPr>
          <w:rFonts w:ascii="Times New Roman" w:hAnsi="Times New Roman" w:cs="Times New Roman"/>
          <w:spacing w:val="-2"/>
        </w:rPr>
        <w:t>14.71</w:t>
      </w:r>
      <w:r w:rsidR="006B7281">
        <w:rPr>
          <w:rFonts w:ascii="Times New Roman" w:hAnsi="Times New Roman" w:cs="Times New Roman"/>
          <w:spacing w:val="-2"/>
        </w:rPr>
        <w:t xml:space="preserve">, </w:t>
      </w:r>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13.57</w:t>
      </w:r>
      <w:r w:rsidR="006B7281">
        <w:rPr>
          <w:rFonts w:ascii="Times New Roman" w:hAnsi="Times New Roman" w:cs="Times New Roman"/>
          <w:spacing w:val="-2"/>
        </w:rPr>
        <w:t xml:space="preserve">), </w:t>
      </w:r>
      <w:r w:rsidR="006B7281" w:rsidRPr="001B1EA5">
        <w:rPr>
          <w:rFonts w:ascii="Times New Roman" w:hAnsi="Times New Roman" w:cs="Times New Roman"/>
          <w:i/>
          <w:iCs/>
          <w:spacing w:val="-2"/>
        </w:rPr>
        <w:t>t</w:t>
      </w:r>
      <w:r w:rsidR="006B7281">
        <w:rPr>
          <w:rFonts w:ascii="Times New Roman" w:hAnsi="Times New Roman" w:cs="Times New Roman"/>
          <w:spacing w:val="-2"/>
        </w:rPr>
        <w:t xml:space="preserve">(62) = </w:t>
      </w:r>
      <w:r w:rsidR="009239B7">
        <w:rPr>
          <w:rFonts w:ascii="Times New Roman" w:hAnsi="Times New Roman" w:cs="Times New Roman"/>
          <w:spacing w:val="-2"/>
        </w:rPr>
        <w:t>-63.72</w:t>
      </w:r>
      <w:r w:rsidR="006B7281">
        <w:rPr>
          <w:rFonts w:ascii="Times New Roman" w:hAnsi="Times New Roman" w:cs="Times New Roman"/>
          <w:spacing w:val="-2"/>
        </w:rPr>
        <w:t xml:space="preserve">, </w:t>
      </w:r>
      <w:r w:rsidR="006B7281">
        <w:rPr>
          <w:rFonts w:ascii="Times New Roman" w:hAnsi="Times New Roman" w:cs="Times New Roman"/>
          <w:i/>
          <w:iCs/>
          <w:spacing w:val="-2"/>
        </w:rPr>
        <w:t xml:space="preserve">p </w:t>
      </w:r>
      <w:r w:rsidR="006B7281">
        <w:rPr>
          <w:rFonts w:ascii="Times New Roman" w:hAnsi="Times New Roman" w:cs="Times New Roman"/>
          <w:spacing w:val="-2"/>
        </w:rPr>
        <w:t xml:space="preserve">&lt; .0001. </w:t>
      </w:r>
      <w:r w:rsidR="00672ADA">
        <w:rPr>
          <w:rFonts w:ascii="Times New Roman" w:hAnsi="Times New Roman" w:cs="Times New Roman"/>
          <w:spacing w:val="-2"/>
        </w:rPr>
        <w:t>These</w:t>
      </w:r>
      <w:r w:rsidR="009A0395">
        <w:rPr>
          <w:rFonts w:ascii="Times New Roman" w:hAnsi="Times New Roman" w:cs="Times New Roman"/>
          <w:spacing w:val="-2"/>
        </w:rPr>
        <w:t xml:space="preserve"> results</w:t>
      </w:r>
      <w:r w:rsidR="00887FC4">
        <w:rPr>
          <w:rFonts w:ascii="Times New Roman" w:hAnsi="Times New Roman" w:cs="Times New Roman"/>
          <w:spacing w:val="-2"/>
        </w:rPr>
        <w:t xml:space="preserve"> </w:t>
      </w:r>
      <w:r w:rsidR="00265EDB">
        <w:rPr>
          <w:rFonts w:ascii="Times New Roman" w:hAnsi="Times New Roman" w:cs="Times New Roman"/>
          <w:spacing w:val="-2"/>
        </w:rPr>
        <w:t>suggest that</w:t>
      </w:r>
      <w:r w:rsidR="00887FC4">
        <w:rPr>
          <w:rFonts w:ascii="Times New Roman" w:hAnsi="Times New Roman" w:cs="Times New Roman"/>
          <w:spacing w:val="-2"/>
        </w:rPr>
        <w:t xml:space="preserve"> infants’ looking behaviors </w:t>
      </w:r>
      <w:r w:rsidR="00265EDB">
        <w:rPr>
          <w:rFonts w:ascii="Times New Roman" w:hAnsi="Times New Roman" w:cs="Times New Roman"/>
          <w:spacing w:val="-2"/>
        </w:rPr>
        <w:t>c</w:t>
      </w:r>
      <w:r w:rsidR="00887FC4">
        <w:rPr>
          <w:rFonts w:ascii="Times New Roman" w:hAnsi="Times New Roman" w:cs="Times New Roman"/>
          <w:spacing w:val="-2"/>
        </w:rPr>
        <w:t>ould be based on learned associations between particular surface features and different kinds of causality. Crucially, these modeling results</w:t>
      </w:r>
      <w:r w:rsidR="00265EDB">
        <w:rPr>
          <w:rFonts w:ascii="Times New Roman" w:hAnsi="Times New Roman" w:cs="Times New Roman"/>
          <w:spacing w:val="-2"/>
        </w:rPr>
        <w:t xml:space="preserve"> will be treated as key predictions for Study 2.</w:t>
      </w:r>
      <w:r w:rsidR="00887FC4">
        <w:rPr>
          <w:rFonts w:ascii="Times New Roman" w:hAnsi="Times New Roman" w:cs="Times New Roman"/>
          <w:spacing w:val="-2"/>
        </w:rPr>
        <w:t xml:space="preserve"> </w:t>
      </w:r>
    </w:p>
    <w:p w14:paraId="15426C70" w14:textId="789B1D65" w:rsidR="002C7224" w:rsidRPr="00DD768A" w:rsidRDefault="002C7224" w:rsidP="002C7224">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w:t>
      </w:r>
      <w:r>
        <w:rPr>
          <w:rFonts w:ascii="Times New Roman" w:hAnsi="Times New Roman" w:cs="Times New Roman"/>
          <w:spacing w:val="-2"/>
        </w:rPr>
        <w:t>ies</w:t>
      </w:r>
      <w:r w:rsidRPr="00DD768A">
        <w:rPr>
          <w:rFonts w:ascii="Times New Roman" w:hAnsi="Times New Roman" w:cs="Times New Roman"/>
          <w:spacing w:val="-2"/>
        </w:rPr>
        <w:t xml:space="preserve"> 1 </w:t>
      </w:r>
      <w:r>
        <w:rPr>
          <w:rFonts w:ascii="Times New Roman" w:hAnsi="Times New Roman" w:cs="Times New Roman"/>
          <w:spacing w:val="-2"/>
        </w:rPr>
        <w:t>and 2</w:t>
      </w:r>
      <w:r w:rsidRPr="00DD768A">
        <w:rPr>
          <w:rFonts w:ascii="Times New Roman" w:hAnsi="Times New Roman" w:cs="Times New Roman"/>
          <w:spacing w:val="-2"/>
        </w:rPr>
        <w:t>.</w:t>
      </w:r>
    </w:p>
    <w:sectPr w:rsidR="002C7224" w:rsidRPr="00DD768A"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05599"/>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862A1"/>
    <w:rsid w:val="00090221"/>
    <w:rsid w:val="00091786"/>
    <w:rsid w:val="000A3098"/>
    <w:rsid w:val="000A30FC"/>
    <w:rsid w:val="000B2FB2"/>
    <w:rsid w:val="000D4EB9"/>
    <w:rsid w:val="000E1A4F"/>
    <w:rsid w:val="000E2865"/>
    <w:rsid w:val="000E38C1"/>
    <w:rsid w:val="000F193B"/>
    <w:rsid w:val="000F72F2"/>
    <w:rsid w:val="001005FC"/>
    <w:rsid w:val="00100BA2"/>
    <w:rsid w:val="00103821"/>
    <w:rsid w:val="001055E6"/>
    <w:rsid w:val="00107297"/>
    <w:rsid w:val="001178DC"/>
    <w:rsid w:val="001201EB"/>
    <w:rsid w:val="00122A9A"/>
    <w:rsid w:val="00124832"/>
    <w:rsid w:val="00124D06"/>
    <w:rsid w:val="00125F75"/>
    <w:rsid w:val="0014022C"/>
    <w:rsid w:val="0014271F"/>
    <w:rsid w:val="00143EE1"/>
    <w:rsid w:val="001476CF"/>
    <w:rsid w:val="00150E94"/>
    <w:rsid w:val="0015251A"/>
    <w:rsid w:val="001637C7"/>
    <w:rsid w:val="001653CD"/>
    <w:rsid w:val="00165A74"/>
    <w:rsid w:val="00167645"/>
    <w:rsid w:val="00170C33"/>
    <w:rsid w:val="00172F60"/>
    <w:rsid w:val="001741DD"/>
    <w:rsid w:val="00174F24"/>
    <w:rsid w:val="00182877"/>
    <w:rsid w:val="00185D73"/>
    <w:rsid w:val="00186F1C"/>
    <w:rsid w:val="0019084C"/>
    <w:rsid w:val="00190FA2"/>
    <w:rsid w:val="001926BD"/>
    <w:rsid w:val="00193669"/>
    <w:rsid w:val="001A49C2"/>
    <w:rsid w:val="001B1EA5"/>
    <w:rsid w:val="001B40D8"/>
    <w:rsid w:val="001B7872"/>
    <w:rsid w:val="001E3B37"/>
    <w:rsid w:val="001E64D5"/>
    <w:rsid w:val="001F0E5C"/>
    <w:rsid w:val="001F1FC9"/>
    <w:rsid w:val="00200007"/>
    <w:rsid w:val="00200DAB"/>
    <w:rsid w:val="00201282"/>
    <w:rsid w:val="00227D71"/>
    <w:rsid w:val="00231C13"/>
    <w:rsid w:val="00234556"/>
    <w:rsid w:val="00236693"/>
    <w:rsid w:val="00242F38"/>
    <w:rsid w:val="00250B85"/>
    <w:rsid w:val="00256DA9"/>
    <w:rsid w:val="00264FF3"/>
    <w:rsid w:val="00265EDB"/>
    <w:rsid w:val="00266B83"/>
    <w:rsid w:val="00270CA6"/>
    <w:rsid w:val="002710B2"/>
    <w:rsid w:val="00274952"/>
    <w:rsid w:val="0028210D"/>
    <w:rsid w:val="002929CF"/>
    <w:rsid w:val="00292C92"/>
    <w:rsid w:val="0029513A"/>
    <w:rsid w:val="002A0396"/>
    <w:rsid w:val="002A7DCA"/>
    <w:rsid w:val="002B4C1C"/>
    <w:rsid w:val="002B5D63"/>
    <w:rsid w:val="002C1BE5"/>
    <w:rsid w:val="002C295E"/>
    <w:rsid w:val="002C3B6D"/>
    <w:rsid w:val="002C7224"/>
    <w:rsid w:val="002D2BBE"/>
    <w:rsid w:val="002D4B0D"/>
    <w:rsid w:val="002D4E1E"/>
    <w:rsid w:val="002D59DB"/>
    <w:rsid w:val="002D5F32"/>
    <w:rsid w:val="002D626B"/>
    <w:rsid w:val="002E022D"/>
    <w:rsid w:val="002E238C"/>
    <w:rsid w:val="002E4D32"/>
    <w:rsid w:val="002F52E3"/>
    <w:rsid w:val="002F5E41"/>
    <w:rsid w:val="002F77F1"/>
    <w:rsid w:val="00301A84"/>
    <w:rsid w:val="003037A6"/>
    <w:rsid w:val="003041F2"/>
    <w:rsid w:val="00321D75"/>
    <w:rsid w:val="00323F5B"/>
    <w:rsid w:val="00333450"/>
    <w:rsid w:val="003479F2"/>
    <w:rsid w:val="00350620"/>
    <w:rsid w:val="0035760B"/>
    <w:rsid w:val="00361DC5"/>
    <w:rsid w:val="00367B84"/>
    <w:rsid w:val="00372FE9"/>
    <w:rsid w:val="003754DF"/>
    <w:rsid w:val="00376454"/>
    <w:rsid w:val="0038022D"/>
    <w:rsid w:val="00387C34"/>
    <w:rsid w:val="0039039F"/>
    <w:rsid w:val="00396A5A"/>
    <w:rsid w:val="003A1DB7"/>
    <w:rsid w:val="003A3E82"/>
    <w:rsid w:val="003A51F0"/>
    <w:rsid w:val="003A5675"/>
    <w:rsid w:val="003A65C7"/>
    <w:rsid w:val="003B6C37"/>
    <w:rsid w:val="003C360E"/>
    <w:rsid w:val="003C686E"/>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6B0E"/>
    <w:rsid w:val="004174F8"/>
    <w:rsid w:val="004365B3"/>
    <w:rsid w:val="00437DF2"/>
    <w:rsid w:val="00444A29"/>
    <w:rsid w:val="004478D1"/>
    <w:rsid w:val="00452DDA"/>
    <w:rsid w:val="004538C1"/>
    <w:rsid w:val="00453DCC"/>
    <w:rsid w:val="0045708E"/>
    <w:rsid w:val="00465855"/>
    <w:rsid w:val="00465C7F"/>
    <w:rsid w:val="0046777D"/>
    <w:rsid w:val="00474736"/>
    <w:rsid w:val="0048443F"/>
    <w:rsid w:val="00490F94"/>
    <w:rsid w:val="004A0C26"/>
    <w:rsid w:val="004A11EA"/>
    <w:rsid w:val="004B3F78"/>
    <w:rsid w:val="004C016A"/>
    <w:rsid w:val="004C7E52"/>
    <w:rsid w:val="004D0494"/>
    <w:rsid w:val="004D38AE"/>
    <w:rsid w:val="004D4123"/>
    <w:rsid w:val="004E3850"/>
    <w:rsid w:val="004E3B6D"/>
    <w:rsid w:val="004F2EF9"/>
    <w:rsid w:val="00502B1B"/>
    <w:rsid w:val="00502F37"/>
    <w:rsid w:val="00504483"/>
    <w:rsid w:val="00505F33"/>
    <w:rsid w:val="00506C38"/>
    <w:rsid w:val="00515D05"/>
    <w:rsid w:val="00515EFC"/>
    <w:rsid w:val="00521FCF"/>
    <w:rsid w:val="00523BFC"/>
    <w:rsid w:val="00527CF2"/>
    <w:rsid w:val="00527CFE"/>
    <w:rsid w:val="005339AF"/>
    <w:rsid w:val="00540376"/>
    <w:rsid w:val="005508FE"/>
    <w:rsid w:val="005528AD"/>
    <w:rsid w:val="005532CA"/>
    <w:rsid w:val="00553B41"/>
    <w:rsid w:val="00553E2C"/>
    <w:rsid w:val="005557D3"/>
    <w:rsid w:val="005579C7"/>
    <w:rsid w:val="0056362C"/>
    <w:rsid w:val="00564A5E"/>
    <w:rsid w:val="00570668"/>
    <w:rsid w:val="005715DF"/>
    <w:rsid w:val="00573D46"/>
    <w:rsid w:val="0057620E"/>
    <w:rsid w:val="00580AEE"/>
    <w:rsid w:val="005834A6"/>
    <w:rsid w:val="0059058F"/>
    <w:rsid w:val="00595C4D"/>
    <w:rsid w:val="005A0710"/>
    <w:rsid w:val="005A10E4"/>
    <w:rsid w:val="005A1E21"/>
    <w:rsid w:val="005A63E9"/>
    <w:rsid w:val="005B0DA3"/>
    <w:rsid w:val="005C0681"/>
    <w:rsid w:val="005C2DBC"/>
    <w:rsid w:val="005C5131"/>
    <w:rsid w:val="005C5D2C"/>
    <w:rsid w:val="005C76C2"/>
    <w:rsid w:val="005D0A82"/>
    <w:rsid w:val="005D1486"/>
    <w:rsid w:val="005E1AF9"/>
    <w:rsid w:val="005E4D4D"/>
    <w:rsid w:val="005F441E"/>
    <w:rsid w:val="005F5330"/>
    <w:rsid w:val="00605DF4"/>
    <w:rsid w:val="00610E3F"/>
    <w:rsid w:val="00612CBE"/>
    <w:rsid w:val="00625CCF"/>
    <w:rsid w:val="00625D2F"/>
    <w:rsid w:val="00626E36"/>
    <w:rsid w:val="00633273"/>
    <w:rsid w:val="00646DD6"/>
    <w:rsid w:val="006620B6"/>
    <w:rsid w:val="006627C3"/>
    <w:rsid w:val="00664393"/>
    <w:rsid w:val="00670AB7"/>
    <w:rsid w:val="00672ADA"/>
    <w:rsid w:val="00680FF8"/>
    <w:rsid w:val="006870BC"/>
    <w:rsid w:val="0069599A"/>
    <w:rsid w:val="006B7281"/>
    <w:rsid w:val="006C0151"/>
    <w:rsid w:val="006C139F"/>
    <w:rsid w:val="006D489F"/>
    <w:rsid w:val="006E0854"/>
    <w:rsid w:val="006F50AD"/>
    <w:rsid w:val="007036EF"/>
    <w:rsid w:val="007114B1"/>
    <w:rsid w:val="007116D4"/>
    <w:rsid w:val="007156F3"/>
    <w:rsid w:val="00716901"/>
    <w:rsid w:val="00720AC5"/>
    <w:rsid w:val="007261AA"/>
    <w:rsid w:val="00730EE2"/>
    <w:rsid w:val="00743581"/>
    <w:rsid w:val="00752982"/>
    <w:rsid w:val="00752B16"/>
    <w:rsid w:val="00752E66"/>
    <w:rsid w:val="00757451"/>
    <w:rsid w:val="007608B7"/>
    <w:rsid w:val="00762D4E"/>
    <w:rsid w:val="0077178E"/>
    <w:rsid w:val="00781055"/>
    <w:rsid w:val="007836F2"/>
    <w:rsid w:val="00785FFF"/>
    <w:rsid w:val="007920CC"/>
    <w:rsid w:val="007A11ED"/>
    <w:rsid w:val="007A52E2"/>
    <w:rsid w:val="007A5829"/>
    <w:rsid w:val="007A6E33"/>
    <w:rsid w:val="007B1F34"/>
    <w:rsid w:val="007B2599"/>
    <w:rsid w:val="007B32B8"/>
    <w:rsid w:val="007B54EE"/>
    <w:rsid w:val="007B7A2F"/>
    <w:rsid w:val="007C416F"/>
    <w:rsid w:val="007C59D4"/>
    <w:rsid w:val="007D18EC"/>
    <w:rsid w:val="007D5A7C"/>
    <w:rsid w:val="007D768C"/>
    <w:rsid w:val="007E34B9"/>
    <w:rsid w:val="007E707A"/>
    <w:rsid w:val="007E71E4"/>
    <w:rsid w:val="007E720D"/>
    <w:rsid w:val="007E75BA"/>
    <w:rsid w:val="007F2FB3"/>
    <w:rsid w:val="0081448A"/>
    <w:rsid w:val="008209B1"/>
    <w:rsid w:val="0082307B"/>
    <w:rsid w:val="00826370"/>
    <w:rsid w:val="008267AE"/>
    <w:rsid w:val="00837A49"/>
    <w:rsid w:val="0084273C"/>
    <w:rsid w:val="00843452"/>
    <w:rsid w:val="00856D06"/>
    <w:rsid w:val="0086195B"/>
    <w:rsid w:val="008664CF"/>
    <w:rsid w:val="008744F1"/>
    <w:rsid w:val="008753C7"/>
    <w:rsid w:val="008766A9"/>
    <w:rsid w:val="008778F3"/>
    <w:rsid w:val="00887FC4"/>
    <w:rsid w:val="00895441"/>
    <w:rsid w:val="008961BC"/>
    <w:rsid w:val="00896386"/>
    <w:rsid w:val="008A1932"/>
    <w:rsid w:val="008A3148"/>
    <w:rsid w:val="008A4074"/>
    <w:rsid w:val="008A7B33"/>
    <w:rsid w:val="008B321A"/>
    <w:rsid w:val="008B6B50"/>
    <w:rsid w:val="008B74AA"/>
    <w:rsid w:val="008B7527"/>
    <w:rsid w:val="008C1455"/>
    <w:rsid w:val="008D66F5"/>
    <w:rsid w:val="008E0CE7"/>
    <w:rsid w:val="008E1727"/>
    <w:rsid w:val="008E49A5"/>
    <w:rsid w:val="008F0F78"/>
    <w:rsid w:val="008F119E"/>
    <w:rsid w:val="00902A38"/>
    <w:rsid w:val="00903212"/>
    <w:rsid w:val="00905D7E"/>
    <w:rsid w:val="00917E36"/>
    <w:rsid w:val="009210AE"/>
    <w:rsid w:val="009239B7"/>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93113"/>
    <w:rsid w:val="009A0395"/>
    <w:rsid w:val="009A6F14"/>
    <w:rsid w:val="009B3ECE"/>
    <w:rsid w:val="009B4587"/>
    <w:rsid w:val="009B756D"/>
    <w:rsid w:val="009C1E9F"/>
    <w:rsid w:val="009D09BC"/>
    <w:rsid w:val="009D1AFC"/>
    <w:rsid w:val="009D7801"/>
    <w:rsid w:val="009E2391"/>
    <w:rsid w:val="009E27F1"/>
    <w:rsid w:val="009E4543"/>
    <w:rsid w:val="009E52C8"/>
    <w:rsid w:val="009F372E"/>
    <w:rsid w:val="009F55CD"/>
    <w:rsid w:val="009F62CD"/>
    <w:rsid w:val="009F6864"/>
    <w:rsid w:val="00A005AA"/>
    <w:rsid w:val="00A0575D"/>
    <w:rsid w:val="00A071CD"/>
    <w:rsid w:val="00A100C9"/>
    <w:rsid w:val="00A13FDE"/>
    <w:rsid w:val="00A241C4"/>
    <w:rsid w:val="00A37DDB"/>
    <w:rsid w:val="00A45B60"/>
    <w:rsid w:val="00A52C68"/>
    <w:rsid w:val="00A564DB"/>
    <w:rsid w:val="00A60FBB"/>
    <w:rsid w:val="00A70394"/>
    <w:rsid w:val="00A72F4B"/>
    <w:rsid w:val="00A77407"/>
    <w:rsid w:val="00A80DA2"/>
    <w:rsid w:val="00AA1C8A"/>
    <w:rsid w:val="00AA6A0E"/>
    <w:rsid w:val="00AB0025"/>
    <w:rsid w:val="00AB0CCB"/>
    <w:rsid w:val="00AB1C4D"/>
    <w:rsid w:val="00AB46B4"/>
    <w:rsid w:val="00AB4C81"/>
    <w:rsid w:val="00AB500A"/>
    <w:rsid w:val="00AB70B5"/>
    <w:rsid w:val="00AC1514"/>
    <w:rsid w:val="00AC7BEF"/>
    <w:rsid w:val="00AD38F6"/>
    <w:rsid w:val="00AD5A5A"/>
    <w:rsid w:val="00AF153C"/>
    <w:rsid w:val="00AF33D7"/>
    <w:rsid w:val="00AF7A24"/>
    <w:rsid w:val="00B004A5"/>
    <w:rsid w:val="00B00E1F"/>
    <w:rsid w:val="00B044B1"/>
    <w:rsid w:val="00B11834"/>
    <w:rsid w:val="00B136EA"/>
    <w:rsid w:val="00B149B7"/>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A7E7C"/>
    <w:rsid w:val="00BB0E65"/>
    <w:rsid w:val="00BB5F5D"/>
    <w:rsid w:val="00BC043A"/>
    <w:rsid w:val="00BC7CF6"/>
    <w:rsid w:val="00BD1A65"/>
    <w:rsid w:val="00BD283E"/>
    <w:rsid w:val="00BD75C7"/>
    <w:rsid w:val="00BE372B"/>
    <w:rsid w:val="00BE6EC2"/>
    <w:rsid w:val="00BF30D4"/>
    <w:rsid w:val="00C1016A"/>
    <w:rsid w:val="00C171BD"/>
    <w:rsid w:val="00C175FB"/>
    <w:rsid w:val="00C23D75"/>
    <w:rsid w:val="00C315C3"/>
    <w:rsid w:val="00C316A8"/>
    <w:rsid w:val="00C429C7"/>
    <w:rsid w:val="00C6191F"/>
    <w:rsid w:val="00C63106"/>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E5836"/>
    <w:rsid w:val="00CE7B52"/>
    <w:rsid w:val="00CF1F50"/>
    <w:rsid w:val="00CF4DC0"/>
    <w:rsid w:val="00D13DC6"/>
    <w:rsid w:val="00D13F38"/>
    <w:rsid w:val="00D23CD9"/>
    <w:rsid w:val="00D2407F"/>
    <w:rsid w:val="00D2549A"/>
    <w:rsid w:val="00D274A0"/>
    <w:rsid w:val="00D27F1D"/>
    <w:rsid w:val="00D50BB2"/>
    <w:rsid w:val="00D52CA8"/>
    <w:rsid w:val="00D550A1"/>
    <w:rsid w:val="00D57A7D"/>
    <w:rsid w:val="00D60254"/>
    <w:rsid w:val="00D70993"/>
    <w:rsid w:val="00D91E1F"/>
    <w:rsid w:val="00DA05E5"/>
    <w:rsid w:val="00DA0F2F"/>
    <w:rsid w:val="00DA4008"/>
    <w:rsid w:val="00DA5365"/>
    <w:rsid w:val="00DA7DF7"/>
    <w:rsid w:val="00DC1444"/>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6368"/>
    <w:rsid w:val="00E15FED"/>
    <w:rsid w:val="00E300BA"/>
    <w:rsid w:val="00E33D0E"/>
    <w:rsid w:val="00E35E9B"/>
    <w:rsid w:val="00E364AA"/>
    <w:rsid w:val="00E50AAB"/>
    <w:rsid w:val="00E55E35"/>
    <w:rsid w:val="00E56A75"/>
    <w:rsid w:val="00E57BAE"/>
    <w:rsid w:val="00E61AA2"/>
    <w:rsid w:val="00E6327B"/>
    <w:rsid w:val="00E64AB4"/>
    <w:rsid w:val="00E719E2"/>
    <w:rsid w:val="00E739F5"/>
    <w:rsid w:val="00E74658"/>
    <w:rsid w:val="00E75176"/>
    <w:rsid w:val="00E83692"/>
    <w:rsid w:val="00E8472F"/>
    <w:rsid w:val="00EA1540"/>
    <w:rsid w:val="00EA67B5"/>
    <w:rsid w:val="00EB3976"/>
    <w:rsid w:val="00EB4485"/>
    <w:rsid w:val="00EC1091"/>
    <w:rsid w:val="00ED24CB"/>
    <w:rsid w:val="00ED5679"/>
    <w:rsid w:val="00ED6D9D"/>
    <w:rsid w:val="00EE7097"/>
    <w:rsid w:val="00EE72C8"/>
    <w:rsid w:val="00EF05A7"/>
    <w:rsid w:val="00EF0F40"/>
    <w:rsid w:val="00EF3528"/>
    <w:rsid w:val="00F12065"/>
    <w:rsid w:val="00F13558"/>
    <w:rsid w:val="00F1638E"/>
    <w:rsid w:val="00F217C0"/>
    <w:rsid w:val="00F23522"/>
    <w:rsid w:val="00F279EA"/>
    <w:rsid w:val="00F3149E"/>
    <w:rsid w:val="00F32CD6"/>
    <w:rsid w:val="00F41BD8"/>
    <w:rsid w:val="00F46C1D"/>
    <w:rsid w:val="00F47D7B"/>
    <w:rsid w:val="00F5520C"/>
    <w:rsid w:val="00F55603"/>
    <w:rsid w:val="00F57CC3"/>
    <w:rsid w:val="00F60949"/>
    <w:rsid w:val="00F628A4"/>
    <w:rsid w:val="00F719D2"/>
    <w:rsid w:val="00F721CF"/>
    <w:rsid w:val="00F7238D"/>
    <w:rsid w:val="00F90BCC"/>
    <w:rsid w:val="00F972AE"/>
    <w:rsid w:val="00F97D6F"/>
    <w:rsid w:val="00FA279E"/>
    <w:rsid w:val="00FA42E9"/>
    <w:rsid w:val="00FB085C"/>
    <w:rsid w:val="00FB0E04"/>
    <w:rsid w:val="00FC06D9"/>
    <w:rsid w:val="00FC29E7"/>
    <w:rsid w:val="00FC3914"/>
    <w:rsid w:val="00FC7CB6"/>
    <w:rsid w:val="00FD49A1"/>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7</Pages>
  <Words>6064</Words>
  <Characters>34570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8</cp:revision>
  <dcterms:created xsi:type="dcterms:W3CDTF">2022-09-30T15:31:00Z</dcterms:created>
  <dcterms:modified xsi:type="dcterms:W3CDTF">2022-10-03T13:37:00Z</dcterms:modified>
</cp:coreProperties>
</file>