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Default="00BD75C7"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 </w:t>
      </w:r>
      <w:r w:rsidR="00843452" w:rsidRPr="00837A49">
        <w:rPr>
          <w:rFonts w:ascii="Times New Roman" w:hAnsi="Times New Roman" w:cs="Times New Roman"/>
        </w:rPr>
        <w:t>Causal perception</w:t>
      </w:r>
      <w:r w:rsidR="00843452">
        <w:rPr>
          <w:rFonts w:ascii="Times New Roman" w:hAnsi="Times New Roman" w:cs="Times New Roman"/>
        </w:rPr>
        <w:t>—</w:t>
      </w:r>
      <w:r w:rsidR="00843452" w:rsidRPr="00837A49">
        <w:rPr>
          <w:rFonts w:ascii="Times New Roman" w:hAnsi="Times New Roman" w:cs="Times New Roman"/>
        </w:rPr>
        <w:t xml:space="preserve">or the capacity to </w:t>
      </w:r>
      <w:r w:rsidR="00843452">
        <w:rPr>
          <w:rFonts w:ascii="Times New Roman" w:hAnsi="Times New Roman" w:cs="Times New Roman"/>
        </w:rPr>
        <w:t xml:space="preserve">“see” </w:t>
      </w:r>
      <w:ins w:id="0" w:author="Benton, Deon" w:date="2022-09-03T12:50:00Z">
        <w:r w:rsidR="00843452">
          <w:rPr>
            <w:rFonts w:ascii="Times New Roman" w:hAnsi="Times New Roman" w:cs="Times New Roman"/>
          </w:rPr>
          <w:t xml:space="preserve">agent-patient </w:t>
        </w:r>
      </w:ins>
      <w:r w:rsidR="00843452">
        <w:rPr>
          <w:rFonts w:ascii="Times New Roman" w:hAnsi="Times New Roman" w:cs="Times New Roman"/>
        </w:rPr>
        <w:t xml:space="preserve">relations between </w:t>
      </w:r>
      <w:ins w:id="1" w:author="Benton, Deon" w:date="2022-09-03T12:50:00Z">
        <w:r w:rsidR="00843452">
          <w:rPr>
            <w:rFonts w:ascii="Times New Roman" w:hAnsi="Times New Roman" w:cs="Times New Roman"/>
          </w:rPr>
          <w:t>objects and entities</w:t>
        </w:r>
      </w:ins>
      <w:r w:rsidR="00843452">
        <w:rPr>
          <w:rFonts w:ascii="Times New Roman" w:hAnsi="Times New Roman" w:cs="Times New Roman"/>
        </w:rPr>
        <w:t>—</w:t>
      </w:r>
      <w:r w:rsidR="00843452" w:rsidRPr="00837A49">
        <w:rPr>
          <w:rFonts w:ascii="Times New Roman" w:hAnsi="Times New Roman" w:cs="Times New Roman"/>
        </w:rPr>
        <w:t>is a key cognitive ability</w:t>
      </w:r>
      <w:ins w:id="2" w:author="Benton, Deon" w:date="2022-09-03T12:56:00Z">
        <w:r w:rsidR="00843452">
          <w:rPr>
            <w:rFonts w:ascii="Times New Roman" w:hAnsi="Times New Roman" w:cs="Times New Roman"/>
          </w:rPr>
          <w:t xml:space="preserve">. </w:t>
        </w:r>
      </w:ins>
      <w:r w:rsidR="00843452">
        <w:rPr>
          <w:rFonts w:ascii="Times New Roman" w:hAnsi="Times New Roman" w:cs="Times New Roman"/>
        </w:rPr>
        <w:t>This capacity not only enables</w:t>
      </w:r>
      <w:r w:rsidR="00843452" w:rsidRPr="00837A49">
        <w:rPr>
          <w:rFonts w:ascii="Times New Roman" w:hAnsi="Times New Roman" w:cs="Times New Roman"/>
        </w:rPr>
        <w:t xml:space="preserve"> </w:t>
      </w:r>
      <w:r w:rsidR="00843452">
        <w:rPr>
          <w:rFonts w:ascii="Times New Roman" w:hAnsi="Times New Roman" w:cs="Times New Roman"/>
        </w:rPr>
        <w:t>human beings</w:t>
      </w:r>
      <w:r w:rsidR="00843452" w:rsidRPr="00837A49">
        <w:rPr>
          <w:rFonts w:ascii="Times New Roman" w:hAnsi="Times New Roman" w:cs="Times New Roman"/>
        </w:rPr>
        <w:t xml:space="preserve"> to determine which objects</w:t>
      </w:r>
      <w:r w:rsidR="00843452">
        <w:rPr>
          <w:rFonts w:ascii="Times New Roman" w:hAnsi="Times New Roman" w:cs="Times New Roman"/>
        </w:rPr>
        <w:t xml:space="preserve"> and entities are causally efficacious and which object and entities are causally </w:t>
      </w:r>
      <w:ins w:id="3" w:author="Benton, Deon [2]" w:date="2022-09-12T10:34:00Z">
        <w:r w:rsidR="00CC1131">
          <w:rPr>
            <w:rFonts w:ascii="Times New Roman" w:hAnsi="Times New Roman" w:cs="Times New Roman"/>
          </w:rPr>
          <w:t>inefficacious,</w:t>
        </w:r>
      </w:ins>
      <w:r w:rsidR="00843452">
        <w:rPr>
          <w:rFonts w:ascii="Times New Roman" w:hAnsi="Times New Roman" w:cs="Times New Roman"/>
        </w:rPr>
        <w:t xml:space="preserve"> but it is ultimately an ability that enables human beings to understand how the world works and how to navigate it.</w:t>
      </w:r>
      <w:r w:rsidR="00843452" w:rsidRPr="00837A49">
        <w:rPr>
          <w:rFonts w:ascii="Times New Roman" w:hAnsi="Times New Roman" w:cs="Times New Roman"/>
        </w:rPr>
        <w:t xml:space="preserve"> </w:t>
      </w:r>
    </w:p>
    <w:p w14:paraId="613C2608" w14:textId="41A88BAC" w:rsidR="00EB4485" w:rsidRPr="00837A4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ins w:id="4" w:author="Benton, Deon" w:date="2022-09-03T13:06:00Z">
        <w:r w:rsidR="00781055">
          <w:rPr>
            <w:rFonts w:ascii="Times New Roman" w:hAnsi="Times New Roman" w:cs="Times New Roman"/>
          </w:rPr>
          <w:t xml:space="preserve">Mascalzoni, Regolin, Vallortigara, &amp; Simion, 2013; </w:t>
        </w:r>
      </w:ins>
      <w:r w:rsidRPr="00837A49">
        <w:rPr>
          <w:rFonts w:ascii="Times New Roman" w:hAnsi="Times New Roman" w:cs="Times New Roman"/>
        </w:rPr>
        <w:t>Rakison &amp; Krogh, 2012). In one of the first studies on this topic, Leslie and Keeble (1987) habituated 7½-month-olds either to a direct-launching sequence or</w:t>
      </w:r>
      <w:ins w:id="5"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w:t>
      </w:r>
      <w:ins w:id="6" w:author="Benton, Deon [2]" w:date="2022-09-12T10:34:00Z">
        <w:r w:rsidR="00CC1131" w:rsidRPr="00837A49">
          <w:rPr>
            <w:rFonts w:ascii="Times New Roman" w:hAnsi="Times New Roman" w:cs="Times New Roman"/>
          </w:rPr>
          <w:t>like</w:t>
        </w:r>
      </w:ins>
      <w:r w:rsidRPr="00837A49">
        <w:rPr>
          <w:rFonts w:ascii="Times New Roman" w:hAnsi="Times New Roman" w:cs="Times New Roman"/>
        </w:rPr>
        <w:t xml:space="preserve"> the direct-launching sequence except that the second object began to move only after a short delay following contact from the first object</w:t>
      </w:r>
      <w:ins w:id="7"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40CDFB1A" w14:textId="0BD5485D" w:rsidR="00F7238D" w:rsidRDefault="00837A49" w:rsidP="007036EF">
      <w:pPr>
        <w:spacing w:line="240" w:lineRule="exact"/>
        <w:ind w:firstLine="720"/>
        <w:contextualSpacing/>
        <w:jc w:val="both"/>
        <w:rPr>
          <w:ins w:id="8" w:author="Benton, Deon [2]" w:date="2022-09-12T12:42:00Z"/>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1045C0D9" w14:textId="77777777" w:rsidR="0001720C" w:rsidRDefault="0001720C" w:rsidP="007036EF">
      <w:pPr>
        <w:spacing w:line="240" w:lineRule="exact"/>
        <w:ind w:firstLine="720"/>
        <w:contextualSpacing/>
        <w:jc w:val="both"/>
        <w:rPr>
          <w:rFonts w:ascii="Times New Roman" w:hAnsi="Times New Roman" w:cs="Times New Roman"/>
        </w:rPr>
      </w:pPr>
    </w:p>
    <w:p w14:paraId="5FBDACF3" w14:textId="06C54F57" w:rsidR="00837A49" w:rsidRDefault="00FA279E" w:rsidP="007036EF">
      <w:pPr>
        <w:spacing w:line="240" w:lineRule="exact"/>
        <w:contextualSpacing/>
        <w:jc w:val="both"/>
        <w:rPr>
          <w:ins w:id="9" w:author="Benton, Deon [2]" w:date="2022-09-12T12:42:00Z"/>
          <w:rFonts w:ascii="Times New Roman" w:hAnsi="Times New Roman" w:cs="Times New Roman"/>
        </w:rPr>
      </w:pPr>
      <w:ins w:id="10" w:author="Benton, Deon [2]" w:date="2022-09-12T11:57:00Z">
        <w:r>
          <w:rPr>
            <w:rFonts w:ascii="Times New Roman" w:hAnsi="Times New Roman" w:cs="Times New Roman"/>
          </w:rPr>
          <w:t>Developmental m</w:t>
        </w:r>
      </w:ins>
      <w:ins w:id="11" w:author="Benton, Deon" w:date="2022-09-03T22:43:00Z">
        <w:r w:rsidR="00FE4727">
          <w:rPr>
            <w:rFonts w:ascii="Times New Roman" w:hAnsi="Times New Roman" w:cs="Times New Roman"/>
          </w:rPr>
          <w:t xml:space="preserve">echanisms </w:t>
        </w:r>
      </w:ins>
      <w:ins w:id="12"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5A816417" w14:textId="77777777" w:rsidR="0001720C" w:rsidRDefault="0001720C" w:rsidP="007036EF">
      <w:pPr>
        <w:spacing w:line="240" w:lineRule="exact"/>
        <w:contextualSpacing/>
        <w:jc w:val="both"/>
        <w:rPr>
          <w:rFonts w:ascii="Times New Roman" w:hAnsi="Times New Roman" w:cs="Times New Roman"/>
        </w:rPr>
      </w:pPr>
    </w:p>
    <w:p w14:paraId="15EE404A" w14:textId="269BD2D4"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Despite </w:t>
      </w:r>
      <w:ins w:id="13"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14" w:author="Benton, Deon [2]" w:date="2022-09-12T12:40:00Z">
        <w:r w:rsidR="008753C7">
          <w:rPr>
            <w:rFonts w:ascii="Times New Roman" w:hAnsi="Times New Roman" w:cs="Times New Roman"/>
          </w:rPr>
          <w:t>,</w:t>
        </w:r>
      </w:ins>
      <w:r w:rsidRPr="00837A49">
        <w:rPr>
          <w:rFonts w:ascii="Times New Roman" w:hAnsi="Times New Roman" w:cs="Times New Roman"/>
        </w:rPr>
        <w:t xml:space="preserve"> relatively little is known about infants’ developing knowledge about the causal properties</w:t>
      </w:r>
      <w:ins w:id="15"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xml:space="preserve">. </w:t>
      </w:r>
      <w:ins w:id="16" w:author="Benton, Deon [2]" w:date="2022-09-12T10:35:00Z">
        <w:r w:rsidR="00CC1131">
          <w:rPr>
            <w:rFonts w:ascii="Times New Roman" w:hAnsi="Times New Roman" w:cs="Times New Roman"/>
          </w:rPr>
          <w:t>For instance</w:t>
        </w:r>
      </w:ins>
      <w:r w:rsidRPr="00837A49">
        <w:rPr>
          <w:rFonts w:ascii="Times New Roman" w:hAnsi="Times New Roman" w:cs="Times New Roman"/>
        </w:rPr>
        <w:t xml:space="preserve">, it </w:t>
      </w:r>
      <w:ins w:id="17" w:author="Benton, Deon [2]" w:date="2022-09-12T10:35:00Z">
        <w:r w:rsidR="00CC1131">
          <w:rPr>
            <w:rFonts w:ascii="Times New Roman" w:hAnsi="Times New Roman" w:cs="Times New Roman"/>
          </w:rPr>
          <w:t xml:space="preserve">remains unresolved </w:t>
        </w:r>
      </w:ins>
      <w:ins w:id="18" w:author="Benton, Deon" w:date="2022-09-03T21:17:00Z">
        <w:r w:rsidR="00FE6A25">
          <w:rPr>
            <w:rFonts w:ascii="Times New Roman" w:hAnsi="Times New Roman" w:cs="Times New Roman"/>
          </w:rPr>
          <w:t>when and importantly</w:t>
        </w:r>
      </w:ins>
      <w:r w:rsidRPr="00837A49">
        <w:rPr>
          <w:rFonts w:ascii="Times New Roman" w:hAnsi="Times New Roman" w:cs="Times New Roman"/>
        </w:rPr>
        <w:t xml:space="preserve"> how infants learn that people and objects possess distinct causal properties.</w:t>
      </w:r>
      <w:ins w:id="19" w:author="Benton, Deon" w:date="2022-09-03T21:19:00Z">
        <w:r w:rsidR="00F5520C">
          <w:rPr>
            <w:rFonts w:ascii="Times New Roman" w:hAnsi="Times New Roman" w:cs="Times New Roman"/>
          </w:rPr>
          <w:t xml:space="preserve"> </w:t>
        </w:r>
      </w:ins>
      <w:ins w:id="20" w:author="Benton, Deon" w:date="2022-09-03T21:35:00Z">
        <w:r w:rsidR="00F217C0">
          <w:rPr>
            <w:rFonts w:ascii="Times New Roman" w:hAnsi="Times New Roman" w:cs="Times New Roman"/>
          </w:rPr>
          <w:t xml:space="preserve">One way </w:t>
        </w:r>
      </w:ins>
      <w:ins w:id="21" w:author="Benton, Deon" w:date="2022-09-03T22:25:00Z">
        <w:r w:rsidR="001005FC">
          <w:rPr>
            <w:rFonts w:ascii="Times New Roman" w:hAnsi="Times New Roman" w:cs="Times New Roman"/>
          </w:rPr>
          <w:t>that</w:t>
        </w:r>
      </w:ins>
      <w:ins w:id="22" w:author="Benton, Deon" w:date="2022-09-03T21:19:00Z">
        <w:r w:rsidR="00F5520C">
          <w:rPr>
            <w:rFonts w:ascii="Times New Roman" w:hAnsi="Times New Roman" w:cs="Times New Roman"/>
          </w:rPr>
          <w:t xml:space="preserve"> human beings</w:t>
        </w:r>
      </w:ins>
      <w:ins w:id="23" w:author="Benton, Deon" w:date="2022-09-03T21:35:00Z">
        <w:r w:rsidR="00F217C0">
          <w:rPr>
            <w:rFonts w:ascii="Times New Roman" w:hAnsi="Times New Roman" w:cs="Times New Roman"/>
          </w:rPr>
          <w:t xml:space="preserve"> differ from inanimate objects is that</w:t>
        </w:r>
      </w:ins>
      <w:ins w:id="24" w:author="Benton, Deon" w:date="2022-09-03T21:36:00Z">
        <w:r w:rsidR="00F217C0">
          <w:rPr>
            <w:rFonts w:ascii="Times New Roman" w:hAnsi="Times New Roman" w:cs="Times New Roman"/>
          </w:rPr>
          <w:t xml:space="preserve"> they</w:t>
        </w:r>
      </w:ins>
      <w:ins w:id="25" w:author="Benton, Deon" w:date="2022-09-03T21:19:00Z">
        <w:r w:rsidR="00F5520C">
          <w:rPr>
            <w:rFonts w:ascii="Times New Roman" w:hAnsi="Times New Roman" w:cs="Times New Roman"/>
          </w:rPr>
          <w:t xml:space="preserve"> can cause </w:t>
        </w:r>
      </w:ins>
      <w:ins w:id="26" w:author="Benton, Deon" w:date="2022-09-03T21:36:00Z">
        <w:r w:rsidR="00F217C0">
          <w:rPr>
            <w:rFonts w:ascii="Times New Roman" w:hAnsi="Times New Roman" w:cs="Times New Roman"/>
          </w:rPr>
          <w:t>other human beings to act at a distance in the absence of physical contact.</w:t>
        </w:r>
      </w:ins>
      <w:ins w:id="27" w:author="Benton, Deon" w:date="2022-09-03T21:38:00Z">
        <w:r w:rsidR="00F217C0">
          <w:rPr>
            <w:rFonts w:ascii="Times New Roman" w:hAnsi="Times New Roman" w:cs="Times New Roman"/>
          </w:rPr>
          <w:t xml:space="preserve"> For example, if person A notices that person B is the path of </w:t>
        </w:r>
      </w:ins>
      <w:ins w:id="28" w:author="Benton, Deon [2]" w:date="2022-09-12T10:37:00Z">
        <w:r w:rsidR="003E3666">
          <w:rPr>
            <w:rFonts w:ascii="Times New Roman" w:hAnsi="Times New Roman" w:cs="Times New Roman"/>
          </w:rPr>
          <w:t>oncoming traffic</w:t>
        </w:r>
      </w:ins>
      <w:ins w:id="29" w:author="Benton, Deon" w:date="2022-09-03T21:38:00Z">
        <w:r w:rsidR="00F217C0">
          <w:rPr>
            <w:rFonts w:ascii="Times New Roman" w:hAnsi="Times New Roman" w:cs="Times New Roman"/>
          </w:rPr>
          <w:t>, person A can tell person B to</w:t>
        </w:r>
      </w:ins>
      <w:ins w:id="30" w:author="Benton, Deon" w:date="2022-09-03T21:39:00Z">
        <w:r w:rsidR="00F217C0">
          <w:rPr>
            <w:rFonts w:ascii="Times New Roman" w:hAnsi="Times New Roman" w:cs="Times New Roman"/>
          </w:rPr>
          <w:t xml:space="preserve"> “watch out”</w:t>
        </w:r>
      </w:ins>
      <w:ins w:id="31" w:author="Benton, Deon" w:date="2022-09-03T21:38:00Z">
        <w:r w:rsidR="00F217C0">
          <w:rPr>
            <w:rFonts w:ascii="Times New Roman" w:hAnsi="Times New Roman" w:cs="Times New Roman"/>
          </w:rPr>
          <w:t xml:space="preserve"> to avoid getting hit by</w:t>
        </w:r>
      </w:ins>
      <w:ins w:id="32" w:author="Benton, Deon [2]" w:date="2022-09-12T10:37:00Z">
        <w:r w:rsidR="003E3666">
          <w:rPr>
            <w:rFonts w:ascii="Times New Roman" w:hAnsi="Times New Roman" w:cs="Times New Roman"/>
          </w:rPr>
          <w:t xml:space="preserve"> the vehicles</w:t>
        </w:r>
      </w:ins>
      <w:ins w:id="33" w:author="Benton, Deon" w:date="2022-09-03T22:27:00Z">
        <w:r w:rsidR="00004D44">
          <w:rPr>
            <w:rFonts w:ascii="Times New Roman" w:hAnsi="Times New Roman" w:cs="Times New Roman"/>
          </w:rPr>
          <w:t>;</w:t>
        </w:r>
      </w:ins>
      <w:ins w:id="34" w:author="Benton, Deon" w:date="2022-09-03T21:38:00Z">
        <w:r w:rsidR="00F217C0">
          <w:rPr>
            <w:rFonts w:ascii="Times New Roman" w:hAnsi="Times New Roman" w:cs="Times New Roman"/>
          </w:rPr>
          <w:t xml:space="preserve"> person A need not physically move person B for person B to act</w:t>
        </w:r>
      </w:ins>
      <w:ins w:id="35" w:author="Benton, Deon [2]" w:date="2022-09-12T10:37:00Z">
        <w:r w:rsidR="003E3666">
          <w:rPr>
            <w:rFonts w:ascii="Times New Roman" w:hAnsi="Times New Roman" w:cs="Times New Roman"/>
          </w:rPr>
          <w:t xml:space="preserve">, although person A could have caused person </w:t>
        </w:r>
      </w:ins>
      <w:ins w:id="36" w:author="Benton, Deon [2]" w:date="2022-09-12T10:38:00Z">
        <w:r w:rsidR="003E3666">
          <w:rPr>
            <w:rFonts w:ascii="Times New Roman" w:hAnsi="Times New Roman" w:cs="Times New Roman"/>
          </w:rPr>
          <w:t>B to act on contact</w:t>
        </w:r>
      </w:ins>
      <w:ins w:id="37" w:author="Benton, Deon" w:date="2022-09-03T21:38:00Z">
        <w:r w:rsidR="00F217C0">
          <w:rPr>
            <w:rFonts w:ascii="Times New Roman" w:hAnsi="Times New Roman" w:cs="Times New Roman"/>
          </w:rPr>
          <w:t>.</w:t>
        </w:r>
        <w:r w:rsidR="00F217C0" w:rsidRPr="00837A49">
          <w:rPr>
            <w:rFonts w:ascii="Times New Roman" w:hAnsi="Times New Roman" w:cs="Times New Roman"/>
          </w:rPr>
          <w:t xml:space="preserve"> </w:t>
        </w:r>
      </w:ins>
      <w:ins w:id="38" w:author="Benton, Deon" w:date="2022-09-03T21:36:00Z">
        <w:r w:rsidR="00F217C0">
          <w:rPr>
            <w:rFonts w:ascii="Times New Roman" w:hAnsi="Times New Roman" w:cs="Times New Roman"/>
          </w:rPr>
          <w:t xml:space="preserve"> </w:t>
        </w:r>
      </w:ins>
      <w:ins w:id="39" w:author="Benton, Deon" w:date="2022-09-04T11:36:00Z">
        <w:r w:rsidR="005A0710">
          <w:rPr>
            <w:rFonts w:ascii="Times New Roman" w:hAnsi="Times New Roman" w:cs="Times New Roman"/>
          </w:rPr>
          <w:t>In contrast, i</w:t>
        </w:r>
      </w:ins>
      <w:ins w:id="40" w:author="Benton, Deon" w:date="2022-09-03T21:36:00Z">
        <w:r w:rsidR="00F217C0">
          <w:rPr>
            <w:rFonts w:ascii="Times New Roman" w:hAnsi="Times New Roman" w:cs="Times New Roman"/>
          </w:rPr>
          <w:t>nanimate objects</w:t>
        </w:r>
      </w:ins>
      <w:ins w:id="41"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w:t>
        </w:r>
      </w:ins>
      <w:ins w:id="42" w:author="Benton, Deon [2]" w:date="2022-09-12T10:38:00Z">
        <w:r w:rsidR="00174F24">
          <w:rPr>
            <w:rFonts w:ascii="Times New Roman" w:hAnsi="Times New Roman" w:cs="Times New Roman"/>
          </w:rPr>
          <w:t>. Instead,</w:t>
        </w:r>
      </w:ins>
      <w:ins w:id="43" w:author="Benton, Deon" w:date="2022-09-04T11:36:00Z">
        <w:r w:rsidR="005C5D2C">
          <w:rPr>
            <w:rFonts w:ascii="Times New Roman" w:hAnsi="Times New Roman" w:cs="Times New Roman"/>
          </w:rPr>
          <w:t xml:space="preserve"> </w:t>
        </w:r>
      </w:ins>
      <w:ins w:id="44" w:author="Benton, Deon [2]" w:date="2022-09-12T10:38:00Z">
        <w:r w:rsidR="00174F24">
          <w:rPr>
            <w:rFonts w:ascii="Times New Roman" w:hAnsi="Times New Roman" w:cs="Times New Roman"/>
          </w:rPr>
          <w:t xml:space="preserve">they </w:t>
        </w:r>
      </w:ins>
      <w:ins w:id="45" w:author="Benton, Deon" w:date="2022-09-03T21:36:00Z">
        <w:r w:rsidR="00F217C0">
          <w:rPr>
            <w:rFonts w:ascii="Times New Roman" w:hAnsi="Times New Roman" w:cs="Times New Roman"/>
          </w:rPr>
          <w:t>require physical contact</w:t>
        </w:r>
      </w:ins>
      <w:ins w:id="46" w:author="Benton, Deon [2]" w:date="2022-09-12T10:38:00Z">
        <w:r w:rsidR="00174F24">
          <w:rPr>
            <w:rFonts w:ascii="Times New Roman" w:hAnsi="Times New Roman" w:cs="Times New Roman"/>
          </w:rPr>
          <w:t xml:space="preserve"> from other objects and entities</w:t>
        </w:r>
      </w:ins>
      <w:ins w:id="47" w:author="Benton, Deon" w:date="2022-09-03T21:36:00Z">
        <w:r w:rsidR="00F217C0">
          <w:rPr>
            <w:rFonts w:ascii="Times New Roman" w:hAnsi="Times New Roman" w:cs="Times New Roman"/>
          </w:rPr>
          <w:t xml:space="preserve"> to act</w:t>
        </w:r>
      </w:ins>
      <w:ins w:id="48" w:author="Benton, Deon" w:date="2022-09-04T11:36:00Z">
        <w:r w:rsidR="005A0710">
          <w:rPr>
            <w:rFonts w:ascii="Times New Roman" w:hAnsi="Times New Roman" w:cs="Times New Roman"/>
          </w:rPr>
          <w:t xml:space="preserve"> and move</w:t>
        </w:r>
      </w:ins>
      <w:ins w:id="49"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50"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51"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52" w:author="Benton, Deon" w:date="2022-09-03T22:28:00Z">
        <w:r w:rsidR="00A52C68">
          <w:rPr>
            <w:rFonts w:ascii="Times New Roman" w:hAnsi="Times New Roman" w:cs="Times New Roman"/>
          </w:rPr>
          <w:t xml:space="preserve">not only underlies </w:t>
        </w:r>
      </w:ins>
      <w:ins w:id="53"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may support our knowledge about</w:t>
      </w:r>
      <w:ins w:id="54" w:author="Benton, Deon [2]" w:date="2022-09-12T10:38:00Z">
        <w:r w:rsidR="00752982">
          <w:rPr>
            <w:rFonts w:ascii="Times New Roman" w:hAnsi="Times New Roman" w:cs="Times New Roman"/>
          </w:rPr>
          <w:t xml:space="preserve"> how best to interact</w:t>
        </w:r>
      </w:ins>
      <w:ins w:id="55" w:author="Benton, Deon [2]" w:date="2022-09-12T10:39:00Z">
        <w:r w:rsidR="00752982">
          <w:rPr>
            <w:rFonts w:ascii="Times New Roman" w:hAnsi="Times New Roman" w:cs="Times New Roman"/>
          </w:rPr>
          <w:t xml:space="preserve"> with people and inanimate objects</w:t>
        </w:r>
      </w:ins>
      <w:r w:rsidRPr="00837A49">
        <w:rPr>
          <w:rFonts w:ascii="Times New Roman" w:hAnsi="Times New Roman" w:cs="Times New Roman"/>
        </w:rPr>
        <w:t xml:space="preserve">. For example, understanding that people and </w:t>
      </w:r>
      <w:ins w:id="56" w:author="Benton, Deon [2]" w:date="2022-09-12T10:39:00Z">
        <w:r w:rsidR="00752982">
          <w:rPr>
            <w:rFonts w:ascii="Times New Roman" w:hAnsi="Times New Roman" w:cs="Times New Roman"/>
          </w:rPr>
          <w:t xml:space="preserve">inanimate </w:t>
        </w:r>
      </w:ins>
      <w:r w:rsidRPr="00837A49">
        <w:rPr>
          <w:rFonts w:ascii="Times New Roman" w:hAnsi="Times New Roman" w:cs="Times New Roman"/>
        </w:rPr>
        <w:t xml:space="preserve">objects possess distinct causal properties may enable </w:t>
      </w:r>
      <w:ins w:id="57"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58" w:author="Benton, Deon" w:date="2022-09-04T11:37:00Z">
        <w:r w:rsidR="00B00E1F">
          <w:rPr>
            <w:rFonts w:ascii="Times New Roman" w:hAnsi="Times New Roman" w:cs="Times New Roman"/>
          </w:rPr>
          <w:t xml:space="preserve"> </w:t>
        </w:r>
      </w:ins>
      <w:r w:rsidRPr="00837A49">
        <w:rPr>
          <w:rFonts w:ascii="Times New Roman" w:hAnsi="Times New Roman" w:cs="Times New Roman"/>
        </w:rPr>
        <w:t>but not inanimate objects can cause other people to move in the absence of physical contact</w:t>
      </w:r>
      <w:ins w:id="59" w:author="Benton, Deon" w:date="2022-09-03T22:29:00Z">
        <w:r w:rsidR="00A52C68">
          <w:rPr>
            <w:rFonts w:ascii="Times New Roman" w:hAnsi="Times New Roman" w:cs="Times New Roman"/>
          </w:rPr>
          <w:t xml:space="preserve"> or </w:t>
        </w:r>
      </w:ins>
      <w:ins w:id="60" w:author="Benton, Deon" w:date="2022-09-04T11:37:00Z">
        <w:r w:rsidR="00B00E1F">
          <w:rPr>
            <w:rFonts w:ascii="Times New Roman" w:hAnsi="Times New Roman" w:cs="Times New Roman"/>
          </w:rPr>
          <w:t>to k</w:t>
        </w:r>
      </w:ins>
      <w:ins w:id="61" w:author="Benton, Deon" w:date="2022-09-04T11:38:00Z">
        <w:r w:rsidR="00B00E1F">
          <w:rPr>
            <w:rFonts w:ascii="Times New Roman" w:hAnsi="Times New Roman" w:cs="Times New Roman"/>
          </w:rPr>
          <w:t xml:space="preserve">now </w:t>
        </w:r>
      </w:ins>
      <w:ins w:id="62" w:author="Benton, Deon" w:date="2022-09-03T22:29:00Z">
        <w:r w:rsidR="00A52C68">
          <w:rPr>
            <w:rFonts w:ascii="Times New Roman" w:hAnsi="Times New Roman" w:cs="Times New Roman"/>
          </w:rPr>
          <w:t xml:space="preserve">that people but not inanimate objects act according to their </w:t>
        </w:r>
      </w:ins>
      <w:ins w:id="63"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395517E0"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ins w:id="64" w:author="Benton, Deon" w:date="2022-09-03T21:23:00Z">
        <w:r w:rsidR="00F5520C">
          <w:rPr>
            <w:rFonts w:ascii="Times New Roman" w:hAnsi="Times New Roman" w:cs="Times New Roman"/>
          </w:rPr>
          <w:t xml:space="preserve">Spelke, 2022; </w:t>
        </w:r>
      </w:ins>
      <w:r w:rsidRPr="00837A49">
        <w:rPr>
          <w:rFonts w:ascii="Times New Roman" w:hAnsi="Times New Roman" w:cs="Times New Roman"/>
        </w:rPr>
        <w:t>Spelke &amp; Kinzler, 2006, 2007; see Carey, 2009 for a related Core Cognition account). The crux of this account is that from birth or shortly thereafter infants possess a small number of separable “core” systems. These systems enable infants to know</w:t>
      </w:r>
      <w:ins w:id="65" w:author="Benton, Deon [2]" w:date="2022-09-19T09:08:00Z">
        <w:r w:rsidR="00FF78F7">
          <w:rPr>
            <w:rFonts w:ascii="Times New Roman" w:hAnsi="Times New Roman" w:cs="Times New Roman"/>
          </w:rPr>
          <w:t xml:space="preserve"> that </w:t>
        </w:r>
      </w:ins>
      <w:ins w:id="66" w:author="Benton, Deon [2]" w:date="2022-09-19T09:09:00Z">
        <w:r w:rsidR="00B004A5">
          <w:rPr>
            <w:rFonts w:ascii="Times New Roman" w:hAnsi="Times New Roman" w:cs="Times New Roman"/>
          </w:rPr>
          <w:t>people and inanimate objects behave differently in the real world</w:t>
        </w:r>
      </w:ins>
      <w:r w:rsidRPr="00837A49">
        <w:rPr>
          <w:rFonts w:ascii="Times New Roman" w:hAnsi="Times New Roman" w:cs="Times New Roman"/>
        </w:rPr>
        <w:t xml:space="preserve">. For example, the </w:t>
      </w:r>
      <w:del w:id="67" w:author="Benton, Deon [2]" w:date="2022-09-19T09:09:00Z">
        <w:r w:rsidRPr="00837A49" w:rsidDel="00B004A5">
          <w:rPr>
            <w:rFonts w:ascii="Times New Roman" w:hAnsi="Times New Roman" w:cs="Times New Roman"/>
          </w:rPr>
          <w:delText>core-knowledge</w:delText>
        </w:r>
      </w:del>
      <w:ins w:id="68" w:author="Benton, Deon [2]" w:date="2022-09-19T09:09:00Z">
        <w:r w:rsidR="00B004A5">
          <w:rPr>
            <w:rFonts w:ascii="Times New Roman" w:hAnsi="Times New Roman" w:cs="Times New Roman"/>
          </w:rPr>
          <w:t>core</w:t>
        </w:r>
      </w:ins>
      <w:r w:rsidRPr="00837A49">
        <w:rPr>
          <w:rFonts w:ascii="Times New Roman" w:hAnsi="Times New Roman" w:cs="Times New Roman"/>
        </w:rPr>
        <w:t xml:space="preserve"> system for agents enables infants to know that agents are goal-directed, self-propelled,</w:t>
      </w:r>
      <w:ins w:id="69" w:author="Benton, Deon [2]" w:date="2022-09-12T10:40:00Z">
        <w:r w:rsidR="00610E3F">
          <w:rPr>
            <w:rFonts w:ascii="Times New Roman" w:hAnsi="Times New Roman" w:cs="Times New Roman"/>
          </w:rPr>
          <w:t xml:space="preserve"> can move on </w:t>
        </w:r>
      </w:ins>
      <w:ins w:id="70" w:author="Benton, Deon [2]" w:date="2022-09-13T17:01:00Z">
        <w:r w:rsidR="00F32CD6">
          <w:rPr>
            <w:rFonts w:ascii="Times New Roman" w:hAnsi="Times New Roman" w:cs="Times New Roman"/>
          </w:rPr>
          <w:t xml:space="preserve">linear and </w:t>
        </w:r>
      </w:ins>
      <w:ins w:id="71" w:author="Benton, Deon [2]" w:date="2022-09-12T10:40:00Z">
        <w:r w:rsidR="00610E3F">
          <w:rPr>
            <w:rFonts w:ascii="Times New Roman" w:hAnsi="Times New Roman" w:cs="Times New Roman"/>
          </w:rPr>
          <w:t>non-linear trajectories,</w:t>
        </w:r>
      </w:ins>
      <w:r w:rsidRPr="00837A49">
        <w:rPr>
          <w:rFonts w:ascii="Times New Roman" w:hAnsi="Times New Roman" w:cs="Times New Roman"/>
        </w:rPr>
        <w:t xml:space="preserve"> and 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724AF97B" w14:textId="0953705F"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Support for this theory was garnered by Spelke, Phillips, and Woodward (1995</w:t>
      </w:r>
      <w:ins w:id="72" w:author="Benton, Deon" w:date="2022-09-03T21:23:00Z">
        <w:r w:rsidR="00F13558">
          <w:rPr>
            <w:rFonts w:ascii="Times New Roman" w:hAnsi="Times New Roman" w:cs="Times New Roman"/>
          </w:rPr>
          <w:t>; see also Woodward, Phillips, &amp; Sp</w:t>
        </w:r>
      </w:ins>
      <w:ins w:id="73" w:author="Benton, Deon" w:date="2022-09-03T21:24:00Z">
        <w:r w:rsidR="00F13558">
          <w:rPr>
            <w:rFonts w:ascii="Times New Roman" w:hAnsi="Times New Roman" w:cs="Times New Roman"/>
          </w:rPr>
          <w:t>elke, 1995</w:t>
        </w:r>
      </w:ins>
      <w:r w:rsidRPr="00837A49">
        <w:rPr>
          <w:rFonts w:ascii="Times New Roman" w:hAnsi="Times New Roman" w:cs="Times New Roman"/>
        </w:rPr>
        <w:t xml:space="preserve">). This study used the logic of the launching-event paradigm to investigate whether 7-month-olds understand that people, but not inanimate objects, can cause other people to move in the absence of physical contact (i.e., action-at-a-distance causality). </w:t>
      </w:r>
      <w:ins w:id="74" w:author="Benton, Deon [2]" w:date="2022-09-13T17:03:00Z">
        <w:r w:rsidR="00AB500A">
          <w:rPr>
            <w:rFonts w:ascii="Times New Roman" w:hAnsi="Times New Roman" w:cs="Times New Roman"/>
          </w:rPr>
          <w:t xml:space="preserve">Using a between-subjects design, </w:t>
        </w:r>
      </w:ins>
      <w:del w:id="75" w:author="Benton, Deon [2]" w:date="2022-09-13T17:03:00Z">
        <w:r w:rsidRPr="00837A49" w:rsidDel="00AB500A">
          <w:rPr>
            <w:rFonts w:ascii="Times New Roman" w:hAnsi="Times New Roman" w:cs="Times New Roman"/>
          </w:rPr>
          <w:delText>I</w:delText>
        </w:r>
      </w:del>
      <w:ins w:id="76" w:author="Benton, Deon [2]" w:date="2022-09-13T17:03:00Z">
        <w:r w:rsidR="00AB500A">
          <w:rPr>
            <w:rFonts w:ascii="Times New Roman" w:hAnsi="Times New Roman" w:cs="Times New Roman"/>
          </w:rPr>
          <w:t>i</w:t>
        </w:r>
      </w:ins>
      <w:r w:rsidRPr="00837A49">
        <w:rPr>
          <w:rFonts w:ascii="Times New Roman" w:hAnsi="Times New Roman" w:cs="Times New Roman"/>
        </w:rPr>
        <w:t>nfants were habituated to one of two live events that involved</w:t>
      </w:r>
      <w:ins w:id="77" w:author="Benton, Deon [2]" w:date="2022-09-19T09:13:00Z">
        <w:r w:rsidR="00A100C9">
          <w:rPr>
            <w:rFonts w:ascii="Times New Roman" w:hAnsi="Times New Roman" w:cs="Times New Roman"/>
          </w:rPr>
          <w:t xml:space="preserve"> real, three-dimensional inanimate</w:t>
        </w:r>
      </w:ins>
      <w:r w:rsidRPr="00837A49">
        <w:rPr>
          <w:rFonts w:ascii="Times New Roman" w:hAnsi="Times New Roman" w:cs="Times New Roman"/>
        </w:rPr>
        <w:t xml:space="preserve"> objects and people. These two events corresponded to two different conditions: People and Inanimate Object. In one event, a first person entered the stage from the left and traveled a short distance until it disappeared behind </w:t>
      </w:r>
      <w:del w:id="78" w:author="Benton, Deon [2]" w:date="2022-09-19T09:14:00Z">
        <w:r w:rsidRPr="00837A49" w:rsidDel="00633273">
          <w:rPr>
            <w:rFonts w:ascii="Times New Roman" w:hAnsi="Times New Roman" w:cs="Times New Roman"/>
          </w:rPr>
          <w:delText xml:space="preserve">an </w:delText>
        </w:r>
      </w:del>
      <w:ins w:id="79" w:author="Benton, Deon [2]" w:date="2022-09-19T09:14:00Z">
        <w:r w:rsidR="00633273">
          <w:rPr>
            <w:rFonts w:ascii="Times New Roman" w:hAnsi="Times New Roman" w:cs="Times New Roman"/>
          </w:rPr>
          <w:t>a</w:t>
        </w:r>
      </w:ins>
      <w:ins w:id="80" w:author="Benton, Deon [2]" w:date="2022-09-12T10:41:00Z">
        <w:r w:rsidR="00625D2F">
          <w:rPr>
            <w:rFonts w:ascii="Times New Roman" w:hAnsi="Times New Roman" w:cs="Times New Roman"/>
          </w:rPr>
          <w:t xml:space="preserve"> screen</w:t>
        </w:r>
      </w:ins>
      <w:r w:rsidRPr="00837A49">
        <w:rPr>
          <w:rFonts w:ascii="Times New Roman" w:hAnsi="Times New Roman" w:cs="Times New Roman"/>
        </w:rPr>
        <w:t xml:space="preserve"> that </w:t>
      </w:r>
      <w:ins w:id="81" w:author="Benton, Deon [2]" w:date="2022-09-12T10:41:00Z">
        <w:r w:rsidR="00625D2F" w:rsidRPr="00837A49">
          <w:rPr>
            <w:rFonts w:ascii="Times New Roman" w:hAnsi="Times New Roman" w:cs="Times New Roman"/>
          </w:rPr>
          <w:t>was</w:t>
        </w:r>
      </w:ins>
      <w:ins w:id="82" w:author="Benton, Deon [2]" w:date="2022-09-19T09:14:00Z">
        <w:r w:rsidR="00633273">
          <w:rPr>
            <w:rFonts w:ascii="Times New Roman" w:hAnsi="Times New Roman" w:cs="Times New Roman"/>
          </w:rPr>
          <w:t xml:space="preserve"> located</w:t>
        </w:r>
      </w:ins>
      <w:ins w:id="83" w:author="Benton, Deon [2]" w:date="2022-09-12T10:41:00Z">
        <w:r w:rsidR="00625D2F" w:rsidRPr="00837A49">
          <w:rPr>
            <w:rFonts w:ascii="Times New Roman" w:hAnsi="Times New Roman" w:cs="Times New Roman"/>
          </w:rPr>
          <w:t xml:space="preserve"> in</w:t>
        </w:r>
      </w:ins>
      <w:r w:rsidRPr="00837A49">
        <w:rPr>
          <w:rFonts w:ascii="Times New Roman" w:hAnsi="Times New Roman" w:cs="Times New Roman"/>
        </w:rPr>
        <w:t xml:space="preserve"> the middle of the stage. A second person—who</w:t>
      </w:r>
      <w:ins w:id="84" w:author="Benton, Deon [2]" w:date="2022-09-12T10:41:00Z">
        <w:r w:rsidR="00625D2F">
          <w:rPr>
            <w:rFonts w:ascii="Times New Roman" w:hAnsi="Times New Roman" w:cs="Times New Roman"/>
          </w:rPr>
          <w:t xml:space="preserve"> initially was</w:t>
        </w:r>
      </w:ins>
      <w:r w:rsidRPr="00837A49">
        <w:rPr>
          <w:rFonts w:ascii="Times New Roman" w:hAnsi="Times New Roman" w:cs="Times New Roman"/>
        </w:rPr>
        <w:t xml:space="preserve"> half-covered by the </w:t>
      </w:r>
      <w:ins w:id="85" w:author="Benton, Deon [2]" w:date="2022-09-12T10:41:00Z">
        <w:r w:rsidR="00625D2F">
          <w:rPr>
            <w:rFonts w:ascii="Times New Roman" w:hAnsi="Times New Roman" w:cs="Times New Roman"/>
          </w:rPr>
          <w:t>screen</w:t>
        </w:r>
      </w:ins>
      <w:r w:rsidRPr="00837A49">
        <w:rPr>
          <w:rFonts w:ascii="Times New Roman" w:hAnsi="Times New Roman" w:cs="Times New Roman"/>
        </w:rPr>
        <w:t xml:space="preserve">—then emerged from behind the </w:t>
      </w:r>
      <w:ins w:id="86" w:author="Benton, Deon [2]" w:date="2022-09-12T10:41:00Z">
        <w:r w:rsidR="00625D2F">
          <w:rPr>
            <w:rFonts w:ascii="Times New Roman" w:hAnsi="Times New Roman" w:cs="Times New Roman"/>
          </w:rPr>
          <w:t xml:space="preserve">screen </w:t>
        </w:r>
      </w:ins>
      <w:r w:rsidRPr="00837A49">
        <w:rPr>
          <w:rFonts w:ascii="Times New Roman" w:hAnsi="Times New Roman" w:cs="Times New Roman"/>
        </w:rPr>
        <w:t>and exited the stage to the right.  The second event was identical to the first one except that it used two inanimate objects (i.e., a red box with a jagged top edge and a blue cylinder). At test infants were shown two events</w:t>
      </w:r>
      <w:ins w:id="87" w:author="Benton, Deon [2]" w:date="2022-09-19T09:15:00Z">
        <w:r w:rsidR="007A52E2">
          <w:rPr>
            <w:rFonts w:ascii="Times New Roman" w:hAnsi="Times New Roman" w:cs="Times New Roman"/>
          </w:rPr>
          <w:t xml:space="preserve"> but without the screen</w:t>
        </w:r>
      </w:ins>
      <w:r w:rsidRPr="00837A49">
        <w:rPr>
          <w:rFonts w:ascii="Times New Roman" w:hAnsi="Times New Roman" w:cs="Times New Roman"/>
        </w:rPr>
        <w:t xml:space="preserve">. In the </w:t>
      </w:r>
      <w:ins w:id="88" w:author="Benton, Deon [2]" w:date="2022-09-12T10:44:00Z">
        <w:r w:rsidR="00680FF8">
          <w:rPr>
            <w:rFonts w:ascii="Times New Roman" w:hAnsi="Times New Roman" w:cs="Times New Roman"/>
          </w:rPr>
          <w:t>Contact test</w:t>
        </w:r>
        <w:r w:rsidR="00680FF8" w:rsidRPr="00837A49">
          <w:rPr>
            <w:rFonts w:ascii="Times New Roman" w:hAnsi="Times New Roman" w:cs="Times New Roman"/>
          </w:rPr>
          <w:t xml:space="preserve"> </w:t>
        </w:r>
      </w:ins>
      <w:r w:rsidRPr="00837A49">
        <w:rPr>
          <w:rFonts w:ascii="Times New Roman" w:hAnsi="Times New Roman" w:cs="Times New Roman"/>
        </w:rPr>
        <w:t xml:space="preserve">event, the first person or object moved toward and contacted </w:t>
      </w:r>
      <w:ins w:id="89" w:author="Benton, Deon [2]" w:date="2022-09-19T09:15:00Z">
        <w:r w:rsidR="007A52E2">
          <w:rPr>
            <w:rFonts w:ascii="Times New Roman" w:hAnsi="Times New Roman" w:cs="Times New Roman"/>
          </w:rPr>
          <w:t xml:space="preserve">at the center of the stage </w:t>
        </w:r>
      </w:ins>
      <w:r w:rsidRPr="00837A49">
        <w:rPr>
          <w:rFonts w:ascii="Times New Roman" w:hAnsi="Times New Roman" w:cs="Times New Roman"/>
        </w:rPr>
        <w:t>the other person or object</w:t>
      </w:r>
      <w:del w:id="90" w:author="Benton, Deon [2]" w:date="2022-09-19T09:15:00Z">
        <w:r w:rsidRPr="00837A49" w:rsidDel="007A52E2">
          <w:rPr>
            <w:rFonts w:ascii="Times New Roman" w:hAnsi="Times New Roman" w:cs="Times New Roman"/>
          </w:rPr>
          <w:delText xml:space="preserve"> at the center of the stage</w:delText>
        </w:r>
      </w:del>
      <w:r w:rsidRPr="00837A49">
        <w:rPr>
          <w:rFonts w:ascii="Times New Roman" w:hAnsi="Times New Roman" w:cs="Times New Roman"/>
        </w:rPr>
        <w:t xml:space="preserve">. This event was </w:t>
      </w:r>
      <w:ins w:id="91" w:author="Benton, Deon [2]" w:date="2022-09-12T10:43:00Z">
        <w:r w:rsidR="00680FF8">
          <w:rPr>
            <w:rFonts w:ascii="Times New Roman" w:hAnsi="Times New Roman" w:cs="Times New Roman"/>
          </w:rPr>
          <w:t>like</w:t>
        </w:r>
      </w:ins>
      <w:r w:rsidRPr="00837A49">
        <w:rPr>
          <w:rFonts w:ascii="Times New Roman" w:hAnsi="Times New Roman" w:cs="Times New Roman"/>
        </w:rPr>
        <w:t xml:space="preserve"> the direct-launching event described earlier in which a </w:t>
      </w:r>
      <w:ins w:id="92" w:author="Benton, Deon [2]" w:date="2022-09-12T10:43:00Z">
        <w:r w:rsidR="00680FF8">
          <w:rPr>
            <w:rFonts w:ascii="Times New Roman" w:hAnsi="Times New Roman" w:cs="Times New Roman"/>
          </w:rPr>
          <w:t>second object moved only upon contact from a first object</w:t>
        </w:r>
      </w:ins>
      <w:r w:rsidRPr="00837A49">
        <w:rPr>
          <w:rFonts w:ascii="Times New Roman" w:hAnsi="Times New Roman" w:cs="Times New Roman"/>
        </w:rPr>
        <w:t xml:space="preserve">. In the </w:t>
      </w:r>
      <w:ins w:id="93" w:author="Benton, Deon [2]" w:date="2022-09-12T10:44:00Z">
        <w:r w:rsidR="00680FF8">
          <w:rPr>
            <w:rFonts w:ascii="Times New Roman" w:hAnsi="Times New Roman" w:cs="Times New Roman"/>
          </w:rPr>
          <w:t>No Contact test</w:t>
        </w:r>
      </w:ins>
      <w:r w:rsidRPr="00837A49">
        <w:rPr>
          <w:rFonts w:ascii="Times New Roman" w:hAnsi="Times New Roman" w:cs="Times New Roman"/>
        </w:rPr>
        <w:t xml:space="preserve"> event, the first person or object moved toward</w:t>
      </w:r>
      <w:ins w:id="94" w:author="Benton, Deon [2]" w:date="2022-09-19T09:16:00Z">
        <w:r w:rsidR="007A52E2">
          <w:rPr>
            <w:rFonts w:ascii="Times New Roman" w:hAnsi="Times New Roman" w:cs="Times New Roman"/>
          </w:rPr>
          <w:t>,</w:t>
        </w:r>
      </w:ins>
      <w:r w:rsidRPr="00837A49">
        <w:rPr>
          <w:rFonts w:ascii="Times New Roman" w:hAnsi="Times New Roman" w:cs="Times New Roman"/>
        </w:rPr>
        <w:t xml:space="preserve"> but ultimately stopped short of</w:t>
      </w:r>
      <w:ins w:id="95" w:author="Benton, Deon [2]" w:date="2022-09-19T09:16:00Z">
        <w:r w:rsidR="007A52E2">
          <w:rPr>
            <w:rFonts w:ascii="Times New Roman" w:hAnsi="Times New Roman" w:cs="Times New Roman"/>
          </w:rPr>
          <w:t>,</w:t>
        </w:r>
      </w:ins>
      <w:r w:rsidRPr="00837A49">
        <w:rPr>
          <w:rFonts w:ascii="Times New Roman" w:hAnsi="Times New Roman" w:cs="Times New Roman"/>
        </w:rPr>
        <w:t xml:space="preserve"> the other person or object</w:t>
      </w:r>
      <w:ins w:id="96" w:author="Benton, Deon [2]" w:date="2022-09-13T17:04:00Z">
        <w:r w:rsidR="005A63E9">
          <w:rPr>
            <w:rFonts w:ascii="Times New Roman" w:hAnsi="Times New Roman" w:cs="Times New Roman"/>
          </w:rPr>
          <w:t xml:space="preserve">. </w:t>
        </w:r>
      </w:ins>
      <w:ins w:id="97" w:author="Benton, Deon [2]" w:date="2022-09-19T09:16:00Z">
        <w:r w:rsidR="007A52E2">
          <w:rPr>
            <w:rFonts w:ascii="Times New Roman" w:hAnsi="Times New Roman" w:cs="Times New Roman"/>
          </w:rPr>
          <w:t>At this point</w:t>
        </w:r>
      </w:ins>
      <w:ins w:id="98" w:author="Benton, Deon [2]" w:date="2022-09-13T17:05:00Z">
        <w:r w:rsidR="005A63E9">
          <w:rPr>
            <w:rFonts w:ascii="Times New Roman" w:hAnsi="Times New Roman" w:cs="Times New Roman"/>
          </w:rPr>
          <w:t xml:space="preserve"> </w:t>
        </w:r>
      </w:ins>
      <w:ins w:id="99" w:author="Benton, Deon [2]" w:date="2022-09-12T10:44:00Z">
        <w:r w:rsidR="00680FF8">
          <w:rPr>
            <w:rFonts w:ascii="Times New Roman" w:hAnsi="Times New Roman" w:cs="Times New Roman"/>
          </w:rPr>
          <w:t xml:space="preserve">the second </w:t>
        </w:r>
        <w:r w:rsidR="00680FF8">
          <w:rPr>
            <w:rFonts w:ascii="Times New Roman" w:hAnsi="Times New Roman" w:cs="Times New Roman"/>
          </w:rPr>
          <w:lastRenderedPageBreak/>
          <w:t>person or object moved until it was off stage</w:t>
        </w:r>
      </w:ins>
      <w:r w:rsidRPr="00837A49">
        <w:rPr>
          <w:rFonts w:ascii="Times New Roman" w:hAnsi="Times New Roman" w:cs="Times New Roman"/>
        </w:rPr>
        <w:t xml:space="preserve">. This event was </w:t>
      </w:r>
      <w:ins w:id="100" w:author="Benton, Deon [2]" w:date="2022-09-12T10:44:00Z">
        <w:r w:rsidR="00680FF8" w:rsidRPr="00837A49">
          <w:rPr>
            <w:rFonts w:ascii="Times New Roman" w:hAnsi="Times New Roman" w:cs="Times New Roman"/>
          </w:rPr>
          <w:t>like</w:t>
        </w:r>
      </w:ins>
      <w:r w:rsidRPr="00837A49">
        <w:rPr>
          <w:rFonts w:ascii="Times New Roman" w:hAnsi="Times New Roman" w:cs="Times New Roman"/>
        </w:rPr>
        <w:t xml:space="preserve"> the no-collision event described earlier in which a second object moved in the absence of contact from a first object.</w:t>
      </w:r>
      <w:ins w:id="101" w:author="Benton, Deon [2]" w:date="2022-09-13T17:08:00Z">
        <w:r w:rsidR="00323F5B">
          <w:rPr>
            <w:rFonts w:ascii="Times New Roman" w:hAnsi="Times New Roman" w:cs="Times New Roman"/>
          </w:rPr>
          <w:t xml:space="preserve"> </w:t>
        </w:r>
      </w:ins>
      <w:ins w:id="102" w:author="Benton, Deon [2]" w:date="2022-09-13T17:07:00Z">
        <w:r w:rsidR="00323F5B">
          <w:rPr>
            <w:rFonts w:ascii="Times New Roman" w:hAnsi="Times New Roman" w:cs="Times New Roman"/>
          </w:rPr>
          <w:t>The results reve</w:t>
        </w:r>
      </w:ins>
      <w:ins w:id="103" w:author="Benton, Deon [2]" w:date="2022-09-13T17:08:00Z">
        <w:r w:rsidR="00323F5B">
          <w:rPr>
            <w:rFonts w:ascii="Times New Roman" w:hAnsi="Times New Roman" w:cs="Times New Roman"/>
          </w:rPr>
          <w:t>aled that</w:t>
        </w:r>
      </w:ins>
      <w:r w:rsidRPr="00837A49">
        <w:rPr>
          <w:rFonts w:ascii="Times New Roman" w:hAnsi="Times New Roman" w:cs="Times New Roman"/>
        </w:rPr>
        <w:t xml:space="preserve"> </w:t>
      </w:r>
      <w:ins w:id="104" w:author="Benton, Deon [2]" w:date="2022-09-13T17:08:00Z">
        <w:r w:rsidR="00323F5B">
          <w:rPr>
            <w:rFonts w:ascii="Times New Roman" w:hAnsi="Times New Roman" w:cs="Times New Roman"/>
          </w:rPr>
          <w:t>i</w:t>
        </w:r>
        <w:r w:rsidR="00323F5B" w:rsidRPr="00837A49">
          <w:rPr>
            <w:rFonts w:ascii="Times New Roman" w:hAnsi="Times New Roman" w:cs="Times New Roman"/>
          </w:rPr>
          <w:t xml:space="preserve">nfants </w:t>
        </w:r>
      </w:ins>
      <w:r w:rsidRPr="00837A49">
        <w:rPr>
          <w:rFonts w:ascii="Times New Roman" w:hAnsi="Times New Roman" w:cs="Times New Roman"/>
        </w:rPr>
        <w:t xml:space="preserve">in the Inanimate Object condition, but not those in the People condition, looked longer at the </w:t>
      </w:r>
      <w:ins w:id="105" w:author="Benton, Deon [2]" w:date="2022-09-12T10:45:00Z">
        <w:r w:rsidR="00BD1A65">
          <w:rPr>
            <w:rFonts w:ascii="Times New Roman" w:hAnsi="Times New Roman" w:cs="Times New Roman"/>
          </w:rPr>
          <w:t>No Contact test event than at the Contact test event</w:t>
        </w:r>
      </w:ins>
      <w:r w:rsidRPr="00837A49">
        <w:rPr>
          <w:rFonts w:ascii="Times New Roman" w:hAnsi="Times New Roman" w:cs="Times New Roman"/>
        </w:rPr>
        <w:t xml:space="preserve">. </w:t>
      </w:r>
      <w:ins w:id="106" w:author="Benton, Deon [2]" w:date="2022-09-12T10:45:00Z">
        <w:r w:rsidR="00BD1A65">
          <w:rPr>
            <w:rFonts w:ascii="Times New Roman" w:hAnsi="Times New Roman" w:cs="Times New Roman"/>
          </w:rPr>
          <w:t>Spelke et al. (1995</w:t>
        </w:r>
      </w:ins>
      <w:ins w:id="107" w:author="Benton, Deon [2]" w:date="2022-09-12T10:46:00Z">
        <w:r w:rsidR="00BD1A65">
          <w:rPr>
            <w:rFonts w:ascii="Times New Roman" w:hAnsi="Times New Roman" w:cs="Times New Roman"/>
          </w:rPr>
          <w:t xml:space="preserve">) </w:t>
        </w:r>
      </w:ins>
      <w:r w:rsidRPr="00837A49">
        <w:rPr>
          <w:rFonts w:ascii="Times New Roman" w:hAnsi="Times New Roman" w:cs="Times New Roman"/>
        </w:rPr>
        <w:t>interpreted these findings to mean that infants possess core-knowledge systems for objects and people</w:t>
      </w:r>
      <w:ins w:id="108" w:author="Benton, Deon [2]" w:date="2022-09-19T09:17:00Z">
        <w:r w:rsidR="0006663C">
          <w:rPr>
            <w:rFonts w:ascii="Times New Roman" w:hAnsi="Times New Roman" w:cs="Times New Roman"/>
          </w:rPr>
          <w:t xml:space="preserve"> and understand that people, but not inanimate objects, can cause action at a distance in other people.</w:t>
        </w:r>
      </w:ins>
      <w:del w:id="109" w:author="Benton, Deon [2]" w:date="2022-09-19T09:16:00Z">
        <w:r w:rsidRPr="00837A49" w:rsidDel="0006663C">
          <w:rPr>
            <w:rFonts w:ascii="Times New Roman" w:hAnsi="Times New Roman" w:cs="Times New Roman"/>
          </w:rPr>
          <w:delText xml:space="preserve">. </w:delText>
        </w:r>
      </w:del>
    </w:p>
    <w:p w14:paraId="3325039A" w14:textId="77A9493D"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Although this theoretical account can explain infants' looking patterns in Spelke et al. (1995; see also Woodward, Spelke, &amp; Phillips, 1993), it is limited in several notable ways. First, Spelke et al.'s (1995) study was never published in a peer-reviewed journal despite over 800</w:t>
      </w:r>
      <w:ins w:id="110" w:author="Benton, Deon [2]" w:date="2022-09-19T09:18:00Z">
        <w:r w:rsidR="0006663C">
          <w:rPr>
            <w:rFonts w:ascii="Times New Roman" w:hAnsi="Times New Roman" w:cs="Times New Roman"/>
          </w:rPr>
          <w:t xml:space="preserve"> citations</w:t>
        </w:r>
      </w:ins>
      <w:r w:rsidRPr="00837A49">
        <w:rPr>
          <w:rFonts w:ascii="Times New Roman" w:hAnsi="Times New Roman" w:cs="Times New Roman"/>
        </w:rPr>
        <w:t xml:space="preserve"> times and </w:t>
      </w:r>
      <w:ins w:id="111" w:author="Benton, Deon [2]" w:date="2022-09-19T09:18:00Z">
        <w:r w:rsidR="0006663C">
          <w:rPr>
            <w:rFonts w:ascii="Times New Roman" w:hAnsi="Times New Roman" w:cs="Times New Roman"/>
          </w:rPr>
          <w:t>appearances in prominent</w:t>
        </w:r>
      </w:ins>
      <w:r w:rsidRPr="00837A49">
        <w:rPr>
          <w:rFonts w:ascii="Times New Roman" w:hAnsi="Times New Roman" w:cs="Times New Roman"/>
        </w:rPr>
        <w:t xml:space="preserve">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 xml:space="preserve">evelopment textbooks (e.g., Flavell, Miller, &amp; Miller, 2001; Goswami, 2008). Thus, it remains </w:t>
      </w:r>
      <w:ins w:id="112" w:author="Benton, Deon [2]" w:date="2022-09-12T10:47:00Z">
        <w:r w:rsidR="00762D4E">
          <w:rPr>
            <w:rFonts w:ascii="Times New Roman" w:hAnsi="Times New Roman" w:cs="Times New Roman"/>
          </w:rPr>
          <w:t>an open question</w:t>
        </w:r>
        <w:r w:rsidR="00762D4E" w:rsidRPr="00837A49">
          <w:rPr>
            <w:rFonts w:ascii="Times New Roman" w:hAnsi="Times New Roman" w:cs="Times New Roman"/>
          </w:rPr>
          <w:t xml:space="preserve"> </w:t>
        </w:r>
      </w:ins>
      <w:r w:rsidRPr="00837A49">
        <w:rPr>
          <w:rFonts w:ascii="Times New Roman" w:hAnsi="Times New Roman" w:cs="Times New Roman"/>
        </w:rPr>
        <w:t xml:space="preserve">whether </w:t>
      </w:r>
      <w:ins w:id="113" w:author="Benton, Deon [2]" w:date="2022-09-12T10:47:00Z">
        <w:r w:rsidR="00762D4E">
          <w:rPr>
            <w:rFonts w:ascii="Times New Roman" w:hAnsi="Times New Roman" w:cs="Times New Roman"/>
          </w:rPr>
          <w:t>the original</w:t>
        </w:r>
      </w:ins>
      <w:r w:rsidRPr="00837A49">
        <w:rPr>
          <w:rFonts w:ascii="Times New Roman" w:hAnsi="Times New Roman" w:cs="Times New Roman"/>
        </w:rPr>
        <w:t xml:space="preserve"> findings</w:t>
      </w:r>
      <w:ins w:id="114" w:author="Benton, Deon [2]" w:date="2022-09-12T10:48:00Z">
        <w:r w:rsidR="00762D4E">
          <w:rPr>
            <w:rFonts w:ascii="Times New Roman" w:hAnsi="Times New Roman" w:cs="Times New Roman"/>
          </w:rPr>
          <w:t xml:space="preserve"> </w:t>
        </w:r>
      </w:ins>
      <w:ins w:id="115" w:author="Benton, Deon [2]" w:date="2022-09-19T09:19:00Z">
        <w:r w:rsidR="0006663C">
          <w:rPr>
            <w:rFonts w:ascii="Times New Roman" w:hAnsi="Times New Roman" w:cs="Times New Roman"/>
          </w:rPr>
          <w:t>are replicable</w:t>
        </w:r>
      </w:ins>
      <w:r w:rsidRPr="00837A49">
        <w:rPr>
          <w:rFonts w:ascii="Times New Roman" w:hAnsi="Times New Roman" w:cs="Times New Roman"/>
        </w:rPr>
        <w:t xml:space="preserve">. Second, </w:t>
      </w:r>
      <w:ins w:id="116" w:author="Benton, Deon [2]" w:date="2022-09-12T10:48:00Z">
        <w:r w:rsidR="00762D4E">
          <w:rPr>
            <w:rFonts w:ascii="Times New Roman" w:hAnsi="Times New Roman" w:cs="Times New Roman"/>
          </w:rPr>
          <w:t>although</w:t>
        </w:r>
      </w:ins>
      <w:r w:rsidRPr="00837A49">
        <w:rPr>
          <w:rFonts w:ascii="Times New Roman" w:hAnsi="Times New Roman" w:cs="Times New Roman"/>
        </w:rPr>
        <w:t xml:space="preserve"> the </w:t>
      </w:r>
      <w:ins w:id="117" w:author="Benton, Deon [2]" w:date="2022-09-12T10:48:00Z">
        <w:r w:rsidR="00762D4E">
          <w:rPr>
            <w:rFonts w:ascii="Times New Roman" w:hAnsi="Times New Roman" w:cs="Times New Roman"/>
          </w:rPr>
          <w:t>Core Knowledge</w:t>
        </w:r>
      </w:ins>
      <w:ins w:id="118" w:author="Benton, Deon [2]" w:date="2022-09-12T10:49:00Z">
        <w:r w:rsidR="00762D4E">
          <w:rPr>
            <w:rFonts w:ascii="Times New Roman" w:hAnsi="Times New Roman" w:cs="Times New Roman"/>
          </w:rPr>
          <w:t xml:space="preserve"> account</w:t>
        </w:r>
      </w:ins>
      <w:r w:rsidRPr="00837A49">
        <w:rPr>
          <w:rFonts w:ascii="Times New Roman" w:hAnsi="Times New Roman" w:cs="Times New Roman"/>
        </w:rPr>
        <w:t xml:space="preserve"> assumes that infants possess innate knowledge about the causal properties of people and objects, Spelke et al. (1995)</w:t>
      </w:r>
      <w:ins w:id="119" w:author="Benton, Deon [2]" w:date="2022-09-12T10:49:00Z">
        <w:r w:rsidR="0045708E">
          <w:rPr>
            <w:rFonts w:ascii="Times New Roman" w:hAnsi="Times New Roman" w:cs="Times New Roman"/>
          </w:rPr>
          <w:t xml:space="preserve"> only</w:t>
        </w:r>
      </w:ins>
      <w:r w:rsidRPr="00837A49">
        <w:rPr>
          <w:rFonts w:ascii="Times New Roman" w:hAnsi="Times New Roman" w:cs="Times New Roman"/>
        </w:rPr>
        <w:t xml:space="preserve"> tested 7-month-olds. This is problematic because the infants' looking behaviors in Spelke et al. (2007) could have been based on</w:t>
      </w:r>
      <w:ins w:id="120" w:author="Benton, Deon [2]" w:date="2022-09-12T10:49:00Z">
        <w:r w:rsidR="0045708E">
          <w:rPr>
            <w:rFonts w:ascii="Times New Roman" w:hAnsi="Times New Roman" w:cs="Times New Roman"/>
          </w:rPr>
          <w:t xml:space="preserve"> seven months of</w:t>
        </w:r>
      </w:ins>
      <w:r w:rsidRPr="00837A49">
        <w:rPr>
          <w:rFonts w:ascii="Times New Roman" w:hAnsi="Times New Roman" w:cs="Times New Roman"/>
        </w:rPr>
        <w:t xml:space="preserve"> extensive</w:t>
      </w:r>
      <w:ins w:id="121" w:author="Benton, Deon [2]" w:date="2022-09-12T10:49:00Z">
        <w:r w:rsidR="0045708E">
          <w:rPr>
            <w:rFonts w:ascii="Times New Roman" w:hAnsi="Times New Roman" w:cs="Times New Roman"/>
          </w:rPr>
          <w:t xml:space="preserve">, </w:t>
        </w:r>
      </w:ins>
      <w:del w:id="122" w:author="Benton, Deon [2]" w:date="2022-09-19T09:19:00Z">
        <w:r w:rsidRPr="00837A49" w:rsidDel="007E75BA">
          <w:rPr>
            <w:rFonts w:ascii="Times New Roman" w:hAnsi="Times New Roman" w:cs="Times New Roman"/>
          </w:rPr>
          <w:delText xml:space="preserve"> </w:delText>
        </w:r>
      </w:del>
      <w:r w:rsidRPr="00837A49">
        <w:rPr>
          <w:rFonts w:ascii="Times New Roman" w:hAnsi="Times New Roman" w:cs="Times New Roman"/>
        </w:rPr>
        <w:t>real-world experience</w:t>
      </w:r>
      <w:ins w:id="123" w:author="Benton, Deon [2]" w:date="2022-09-12T10:50:00Z">
        <w:r w:rsidR="0045708E">
          <w:rPr>
            <w:rFonts w:ascii="Times New Roman" w:hAnsi="Times New Roman" w:cs="Times New Roman"/>
          </w:rPr>
          <w:t xml:space="preserve"> </w:t>
        </w:r>
      </w:ins>
      <w:ins w:id="124" w:author="Benton, Deon [2]" w:date="2022-09-19T09:19:00Z">
        <w:r w:rsidR="007E75BA">
          <w:rPr>
            <w:rFonts w:ascii="Times New Roman" w:hAnsi="Times New Roman" w:cs="Times New Roman"/>
          </w:rPr>
          <w:t>that involved observing and learning</w:t>
        </w:r>
      </w:ins>
      <w:ins w:id="125" w:author="Benton, Deon [2]" w:date="2022-09-12T10:50:00Z">
        <w:r w:rsidR="0045708E">
          <w:rPr>
            <w:rFonts w:ascii="Times New Roman" w:hAnsi="Times New Roman" w:cs="Times New Roman"/>
          </w:rPr>
          <w:t xml:space="preserve"> about the causal properties </w:t>
        </w:r>
      </w:ins>
      <w:ins w:id="126" w:author="Benton, Deon [2]" w:date="2022-09-19T09:20:00Z">
        <w:r w:rsidR="00EE72C8">
          <w:rPr>
            <w:rFonts w:ascii="Times New Roman" w:hAnsi="Times New Roman" w:cs="Times New Roman"/>
          </w:rPr>
          <w:t xml:space="preserve">that distinguishes people from inanimate objects </w:t>
        </w:r>
      </w:ins>
      <w:r w:rsidRPr="00837A49">
        <w:rPr>
          <w:rFonts w:ascii="Times New Roman" w:hAnsi="Times New Roman" w:cs="Times New Roman"/>
        </w:rPr>
        <w:t xml:space="preserve">rather than on innate knowledge about </w:t>
      </w:r>
      <w:ins w:id="127" w:author="Benton, Deon [2]" w:date="2022-09-12T10:50:00Z">
        <w:r w:rsidR="0045708E">
          <w:rPr>
            <w:rFonts w:ascii="Times New Roman" w:hAnsi="Times New Roman" w:cs="Times New Roman"/>
          </w:rPr>
          <w:t>those properties</w:t>
        </w:r>
      </w:ins>
      <w:r w:rsidRPr="00837A49">
        <w:rPr>
          <w:rFonts w:ascii="Times New Roman" w:hAnsi="Times New Roman" w:cs="Times New Roman"/>
        </w:rPr>
        <w:t xml:space="preserve">. </w:t>
      </w:r>
      <w:ins w:id="128" w:author="Benton, Deon [2]" w:date="2022-09-19T11:04:00Z">
        <w:r w:rsidR="00FF295D">
          <w:rPr>
            <w:rFonts w:ascii="Times New Roman" w:hAnsi="Times New Roman" w:cs="Times New Roman"/>
          </w:rPr>
          <w:t>This study</w:t>
        </w:r>
      </w:ins>
      <w:ins w:id="129" w:author="Benton, Deon [2]" w:date="2022-09-19T09:20:00Z">
        <w:r w:rsidR="00EE72C8">
          <w:rPr>
            <w:rFonts w:ascii="Times New Roman" w:hAnsi="Times New Roman" w:cs="Times New Roman"/>
          </w:rPr>
          <w:t xml:space="preserve"> neither tested infants younger than 7 months o</w:t>
        </w:r>
      </w:ins>
      <w:ins w:id="130" w:author="Benton, Deon [2]" w:date="2022-09-19T09:21:00Z">
        <w:r w:rsidR="00EE72C8">
          <w:rPr>
            <w:rFonts w:ascii="Times New Roman" w:hAnsi="Times New Roman" w:cs="Times New Roman"/>
          </w:rPr>
          <w:t xml:space="preserve">f age to determine to what extent infants’ causal knowledge about people and inanimate objects is innate nor did </w:t>
        </w:r>
      </w:ins>
      <w:ins w:id="131" w:author="Benton, Deon [2]" w:date="2022-09-19T09:22:00Z">
        <w:r w:rsidR="0039039F">
          <w:rPr>
            <w:rFonts w:ascii="Times New Roman" w:hAnsi="Times New Roman" w:cs="Times New Roman"/>
          </w:rPr>
          <w:t>they</w:t>
        </w:r>
      </w:ins>
      <w:ins w:id="132" w:author="Benton, Deon [2]" w:date="2022-09-12T11:47:00Z">
        <w:r w:rsidR="00A77407">
          <w:rPr>
            <w:rFonts w:ascii="Times New Roman" w:hAnsi="Times New Roman" w:cs="Times New Roman"/>
          </w:rPr>
          <w:t xml:space="preserve"> test infants at different ages to determine whether </w:t>
        </w:r>
      </w:ins>
      <w:ins w:id="133" w:author="Benton, Deon [2]" w:date="2022-09-19T09:22:00Z">
        <w:r w:rsidR="006E0854">
          <w:rPr>
            <w:rFonts w:ascii="Times New Roman" w:hAnsi="Times New Roman" w:cs="Times New Roman"/>
          </w:rPr>
          <w:t>this</w:t>
        </w:r>
      </w:ins>
      <w:ins w:id="134" w:author="Benton, Deon [2]" w:date="2022-09-12T11:47:00Z">
        <w:r w:rsidR="00A77407">
          <w:rPr>
            <w:rFonts w:ascii="Times New Roman" w:hAnsi="Times New Roman" w:cs="Times New Roman"/>
          </w:rPr>
          <w:t xml:space="preserve"> knowledge</w:t>
        </w:r>
      </w:ins>
      <w:ins w:id="135" w:author="Benton, Deon [2]" w:date="2022-09-12T11:48:00Z">
        <w:r w:rsidR="00A77407">
          <w:rPr>
            <w:rFonts w:ascii="Times New Roman" w:hAnsi="Times New Roman" w:cs="Times New Roman"/>
          </w:rPr>
          <w:t xml:space="preserve"> undergoes a developmental progression</w:t>
        </w:r>
      </w:ins>
      <w:ins w:id="136" w:author="Benton, Deon [2]" w:date="2022-09-19T09:21:00Z">
        <w:r w:rsidR="00EE72C8">
          <w:rPr>
            <w:rFonts w:ascii="Times New Roman" w:hAnsi="Times New Roman" w:cs="Times New Roman"/>
          </w:rPr>
          <w:t xml:space="preserve"> during the firs</w:t>
        </w:r>
      </w:ins>
      <w:ins w:id="137" w:author="Benton, Deon [2]" w:date="2022-09-19T09:22:00Z">
        <w:r w:rsidR="00EE72C8">
          <w:rPr>
            <w:rFonts w:ascii="Times New Roman" w:hAnsi="Times New Roman" w:cs="Times New Roman"/>
          </w:rPr>
          <w:t>t year of life</w:t>
        </w:r>
      </w:ins>
      <w:ins w:id="138" w:author="Benton, Deon [2]" w:date="2022-09-12T11:48:00Z">
        <w:r w:rsidR="00A77407">
          <w:rPr>
            <w:rFonts w:ascii="Times New Roman" w:hAnsi="Times New Roman" w:cs="Times New Roman"/>
          </w:rPr>
          <w:t xml:space="preserve">. </w:t>
        </w:r>
      </w:ins>
    </w:p>
    <w:p w14:paraId="1A68078E" w14:textId="621B40CF"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Third,</w:t>
      </w:r>
      <w:ins w:id="139" w:author="Benton, Deon [2]" w:date="2022-09-19T09:22:00Z">
        <w:r w:rsidR="001F0E5C">
          <w:rPr>
            <w:rFonts w:ascii="Times New Roman" w:hAnsi="Times New Roman" w:cs="Times New Roman"/>
          </w:rPr>
          <w:t xml:space="preserve"> and relatedly,</w:t>
        </w:r>
      </w:ins>
      <w:r w:rsidRPr="00837A49">
        <w:rPr>
          <w:rFonts w:ascii="Times New Roman" w:hAnsi="Times New Roman" w:cs="Times New Roman"/>
        </w:rPr>
        <w:t xml:space="preserve"> it is not necessary to assume that infants are born with innate knowledge </w:t>
      </w:r>
      <w:ins w:id="140" w:author="Benton, Deon [2]" w:date="2022-09-12T10:51:00Z">
        <w:r w:rsidR="00040E34">
          <w:rPr>
            <w:rFonts w:ascii="Times New Roman" w:hAnsi="Times New Roman" w:cs="Times New Roman"/>
          </w:rPr>
          <w:t>about the causal properties of</w:t>
        </w:r>
      </w:ins>
      <w:ins w:id="141" w:author="Benton, Deon [2]" w:date="2022-09-12T10:52:00Z">
        <w:r w:rsidR="00040E34">
          <w:rPr>
            <w:rFonts w:ascii="Times New Roman" w:hAnsi="Times New Roman" w:cs="Times New Roman"/>
          </w:rPr>
          <w:t xml:space="preserve"> people and inanimate objects</w:t>
        </w:r>
      </w:ins>
      <w:ins w:id="142" w:author="Benton, Deon [2]" w:date="2022-09-19T09:23:00Z">
        <w:r w:rsidR="00167645">
          <w:rPr>
            <w:rFonts w:ascii="Times New Roman" w:hAnsi="Times New Roman" w:cs="Times New Roman"/>
          </w:rPr>
          <w:t xml:space="preserve"> to account for the findings in Spelke et al. (1995)</w:t>
        </w:r>
      </w:ins>
      <w:r w:rsidRPr="00837A49">
        <w:rPr>
          <w:rFonts w:ascii="Times New Roman" w:hAnsi="Times New Roman" w:cs="Times New Roman"/>
        </w:rPr>
        <w:t>.</w:t>
      </w:r>
      <w:ins w:id="143" w:author="Benton, Deon [2]" w:date="2022-09-12T10:52:00Z">
        <w:r w:rsidR="00AC1514">
          <w:rPr>
            <w:rFonts w:ascii="Times New Roman" w:hAnsi="Times New Roman" w:cs="Times New Roman"/>
          </w:rPr>
          <w:t xml:space="preserve"> This is because infants could have learned about the causal properties of people and inanimate object via domain-general associative learning </w:t>
        </w:r>
      </w:ins>
      <w:ins w:id="144" w:author="Benton, Deon [2]" w:date="2022-09-19T10:55:00Z">
        <w:r w:rsidR="009E4543">
          <w:rPr>
            <w:rFonts w:ascii="Times New Roman" w:hAnsi="Times New Roman" w:cs="Times New Roman"/>
          </w:rPr>
          <w:t xml:space="preserve">perhaps </w:t>
        </w:r>
      </w:ins>
      <w:ins w:id="145" w:author="Benton, Deon [2]" w:date="2022-09-12T10:52:00Z">
        <w:r w:rsidR="00AC1514">
          <w:rPr>
            <w:rFonts w:ascii="Times New Roman" w:hAnsi="Times New Roman" w:cs="Times New Roman"/>
          </w:rPr>
          <w:t xml:space="preserve">combined with </w:t>
        </w:r>
      </w:ins>
      <w:ins w:id="146" w:author="Benton, Deon [2]" w:date="2022-09-06T16:15:00Z">
        <w:r w:rsidR="00437DF2">
          <w:rPr>
            <w:rFonts w:ascii="Times New Roman" w:hAnsi="Times New Roman" w:cs="Times New Roman"/>
          </w:rPr>
          <w:t xml:space="preserve">a small number </w:t>
        </w:r>
      </w:ins>
      <w:ins w:id="147" w:author="Benton, Deon [2]" w:date="2022-09-06T16:05:00Z">
        <w:r w:rsidR="0000353F">
          <w:rPr>
            <w:rFonts w:ascii="Times New Roman" w:hAnsi="Times New Roman" w:cs="Times New Roman"/>
          </w:rPr>
          <w:t>of inherent perceptual biases</w:t>
        </w:r>
      </w:ins>
      <w:ins w:id="148" w:author="Benton, Deon [2]" w:date="2022-09-19T10:56:00Z">
        <w:r w:rsidR="009E4543">
          <w:rPr>
            <w:rFonts w:ascii="Times New Roman" w:hAnsi="Times New Roman" w:cs="Times New Roman"/>
          </w:rPr>
          <w:t>,</w:t>
        </w:r>
      </w:ins>
      <w:ins w:id="149" w:author="Benton, Deon [2]" w:date="2022-09-12T10:53:00Z">
        <w:r w:rsidR="00EF05A7">
          <w:rPr>
            <w:rFonts w:ascii="Times New Roman" w:hAnsi="Times New Roman" w:cs="Times New Roman"/>
          </w:rPr>
          <w:t xml:space="preserve"> such as </w:t>
        </w:r>
      </w:ins>
      <w:ins w:id="150" w:author="Benton, Deon" w:date="2022-09-04T11:40:00Z">
        <w:del w:id="151" w:author="Benton, Deon [2]" w:date="2022-09-19T09:24:00Z">
          <w:r w:rsidR="009F62CD" w:rsidDel="00167645">
            <w:rPr>
              <w:rFonts w:ascii="Times New Roman" w:hAnsi="Times New Roman" w:cs="Times New Roman"/>
            </w:rPr>
            <w:delText xml:space="preserve"> </w:delText>
          </w:r>
        </w:del>
        <w:r w:rsidR="009F62CD">
          <w:rPr>
            <w:rFonts w:ascii="Times New Roman" w:hAnsi="Times New Roman" w:cs="Times New Roman"/>
          </w:rPr>
          <w:t>bias</w:t>
        </w:r>
      </w:ins>
      <w:ins w:id="152" w:author="Benton, Deon [2]" w:date="2022-09-12T10:54:00Z">
        <w:r w:rsidR="00EF05A7">
          <w:rPr>
            <w:rFonts w:ascii="Times New Roman" w:hAnsi="Times New Roman" w:cs="Times New Roman"/>
          </w:rPr>
          <w:t>es</w:t>
        </w:r>
      </w:ins>
      <w:ins w:id="153" w:author="Benton, Deon" w:date="2022-09-04T11:40:00Z">
        <w:r w:rsidR="009F62CD">
          <w:rPr>
            <w:rFonts w:ascii="Times New Roman" w:hAnsi="Times New Roman" w:cs="Times New Roman"/>
          </w:rPr>
          <w:t xml:space="preserve"> for </w:t>
        </w:r>
      </w:ins>
      <w:ins w:id="154" w:author="Benton, Deon" w:date="2022-09-04T12:11:00Z">
        <w:r w:rsidR="00107297">
          <w:rPr>
            <w:rFonts w:ascii="Times New Roman" w:hAnsi="Times New Roman" w:cs="Times New Roman"/>
          </w:rPr>
          <w:t>face-like stimuli over non-face-like stimuli</w:t>
        </w:r>
      </w:ins>
      <w:ins w:id="155" w:author="Benton, Deon" w:date="2022-09-04T11:40:00Z">
        <w:r w:rsidR="009F62CD">
          <w:rPr>
            <w:rFonts w:ascii="Times New Roman" w:hAnsi="Times New Roman" w:cs="Times New Roman"/>
          </w:rPr>
          <w:t xml:space="preserve"> (</w:t>
        </w:r>
      </w:ins>
      <w:ins w:id="156" w:author="Benton, Deon" w:date="2022-09-04T12:11:00Z">
        <w:r w:rsidR="00107297">
          <w:rPr>
            <w:rFonts w:ascii="Times New Roman" w:hAnsi="Times New Roman" w:cs="Times New Roman"/>
          </w:rPr>
          <w:t>e.g., Morton &amp; Johnson, 1991</w:t>
        </w:r>
      </w:ins>
      <w:ins w:id="157" w:author="Benton, Deon" w:date="2022-09-04T11:40:00Z">
        <w:r w:rsidR="009F62CD">
          <w:rPr>
            <w:rFonts w:ascii="Times New Roman" w:hAnsi="Times New Roman" w:cs="Times New Roman"/>
          </w:rPr>
          <w:t>)</w:t>
        </w:r>
      </w:ins>
      <w:ins w:id="158" w:author="Benton, Deon [2]" w:date="2022-09-12T10:53:00Z">
        <w:r w:rsidR="00EF05A7">
          <w:rPr>
            <w:rFonts w:ascii="Times New Roman" w:hAnsi="Times New Roman" w:cs="Times New Roman"/>
          </w:rPr>
          <w:t xml:space="preserve"> </w:t>
        </w:r>
      </w:ins>
      <w:ins w:id="159" w:author="Benton, Deon [2]" w:date="2022-09-19T09:24:00Z">
        <w:r w:rsidR="00167645">
          <w:rPr>
            <w:rFonts w:ascii="Times New Roman" w:hAnsi="Times New Roman" w:cs="Times New Roman"/>
          </w:rPr>
          <w:t>and for</w:t>
        </w:r>
      </w:ins>
      <w:ins w:id="160" w:author="Benton, Deon" w:date="2022-09-04T11:40:00Z">
        <w:del w:id="161" w:author="Benton, Deon [2]" w:date="2022-09-19T09:24:00Z">
          <w:r w:rsidR="009F62CD" w:rsidDel="00167645">
            <w:rPr>
              <w:rFonts w:ascii="Times New Roman" w:hAnsi="Times New Roman" w:cs="Times New Roman"/>
            </w:rPr>
            <w:delText xml:space="preserve"> </w:delText>
          </w:r>
        </w:del>
      </w:ins>
      <w:ins w:id="162" w:author="Benton, Deon [2]" w:date="2022-09-12T10:54:00Z">
        <w:r w:rsidR="00EF05A7">
          <w:rPr>
            <w:rFonts w:ascii="Times New Roman" w:hAnsi="Times New Roman" w:cs="Times New Roman"/>
          </w:rPr>
          <w:t xml:space="preserve"> </w:t>
        </w:r>
      </w:ins>
      <w:ins w:id="163" w:author="Benton, Deon" w:date="2022-09-04T11:45:00Z">
        <w:r w:rsidR="00C6191F">
          <w:rPr>
            <w:rFonts w:ascii="Times New Roman" w:hAnsi="Times New Roman" w:cs="Times New Roman"/>
          </w:rPr>
          <w:t>movement over non-</w:t>
        </w:r>
      </w:ins>
      <w:ins w:id="164" w:author="Benton, Deon" w:date="2022-09-04T11:46:00Z">
        <w:r w:rsidR="00C6191F">
          <w:rPr>
            <w:rFonts w:ascii="Times New Roman" w:hAnsi="Times New Roman" w:cs="Times New Roman"/>
          </w:rPr>
          <w:t>movement</w:t>
        </w:r>
      </w:ins>
      <w:ins w:id="165" w:author="Benton, Deon" w:date="2022-09-04T12:12:00Z">
        <w:r w:rsidR="00107297">
          <w:rPr>
            <w:rFonts w:ascii="Times New Roman" w:hAnsi="Times New Roman" w:cs="Times New Roman"/>
          </w:rPr>
          <w:t xml:space="preserve"> (</w:t>
        </w:r>
      </w:ins>
      <w:ins w:id="166" w:author="Benton, Deon" w:date="2022-09-04T12:14:00Z">
        <w:r w:rsidR="002D2BBE">
          <w:rPr>
            <w:rFonts w:ascii="Times New Roman" w:hAnsi="Times New Roman" w:cs="Times New Roman"/>
          </w:rPr>
          <w:t>e.g., Slater, 1989; Vallor</w:t>
        </w:r>
      </w:ins>
      <w:ins w:id="167" w:author="Benton, Deon" w:date="2022-09-04T12:15:00Z">
        <w:r w:rsidR="002D2BBE">
          <w:rPr>
            <w:rFonts w:ascii="Times New Roman" w:hAnsi="Times New Roman" w:cs="Times New Roman"/>
          </w:rPr>
          <w:t>tigara, Regolin, &amp; Marconato, 2005</w:t>
        </w:r>
      </w:ins>
      <w:ins w:id="168" w:author="Benton, Deon [2]" w:date="2022-09-12T10:54:00Z">
        <w:r w:rsidR="00EF05A7">
          <w:rPr>
            <w:rFonts w:ascii="Times New Roman" w:hAnsi="Times New Roman" w:cs="Times New Roman"/>
          </w:rPr>
          <w:t>)</w:t>
        </w:r>
      </w:ins>
      <w:ins w:id="169" w:author="Benton, Deon [2]" w:date="2022-09-19T09:24:00Z">
        <w:r w:rsidR="00167645">
          <w:rPr>
            <w:rFonts w:ascii="Times New Roman" w:hAnsi="Times New Roman" w:cs="Times New Roman"/>
          </w:rPr>
          <w:t>, among others (e.g., Rakison &amp; Lupyan, 2008)</w:t>
        </w:r>
      </w:ins>
      <w:r w:rsidRPr="00837A49">
        <w:rPr>
          <w:rFonts w:ascii="Times New Roman" w:hAnsi="Times New Roman" w:cs="Times New Roman"/>
        </w:rPr>
        <w:t>.</w:t>
      </w:r>
      <w:ins w:id="170" w:author="Benton, Deon" w:date="2022-09-04T11:46:00Z">
        <w:r w:rsidR="004478D1">
          <w:rPr>
            <w:rFonts w:ascii="Times New Roman" w:hAnsi="Times New Roman" w:cs="Times New Roman"/>
          </w:rPr>
          <w:t xml:space="preserve"> </w:t>
        </w:r>
      </w:ins>
      <w:ins w:id="171" w:author="Benton, Deon [2]" w:date="2022-09-19T10:56:00Z">
        <w:r w:rsidR="009E4543">
          <w:rPr>
            <w:rFonts w:ascii="Times New Roman" w:hAnsi="Times New Roman" w:cs="Times New Roman"/>
          </w:rPr>
          <w:t>These biases serve</w:t>
        </w:r>
      </w:ins>
      <w:ins w:id="172" w:author="Benton, Deon" w:date="2022-09-04T11:50:00Z">
        <w:r w:rsidR="0004777C">
          <w:rPr>
            <w:rFonts w:ascii="Times New Roman" w:hAnsi="Times New Roman" w:cs="Times New Roman"/>
          </w:rPr>
          <w:t xml:space="preserve"> </w:t>
        </w:r>
      </w:ins>
      <w:ins w:id="173" w:author="Benton, Deon" w:date="2022-09-04T11:46:00Z">
        <w:r w:rsidR="004478D1">
          <w:rPr>
            <w:rFonts w:ascii="Times New Roman" w:hAnsi="Times New Roman" w:cs="Times New Roman"/>
          </w:rPr>
          <w:t xml:space="preserve">to </w:t>
        </w:r>
      </w:ins>
      <w:ins w:id="174" w:author="Benton, Deon" w:date="2022-09-04T12:09:00Z">
        <w:r w:rsidR="00107297">
          <w:rPr>
            <w:rFonts w:ascii="Times New Roman" w:hAnsi="Times New Roman" w:cs="Times New Roman"/>
          </w:rPr>
          <w:t xml:space="preserve">emphasize </w:t>
        </w:r>
      </w:ins>
      <w:ins w:id="175" w:author="Benton, Deon" w:date="2022-09-04T11:49:00Z">
        <w:r w:rsidR="0004777C">
          <w:rPr>
            <w:rFonts w:ascii="Times New Roman" w:hAnsi="Times New Roman" w:cs="Times New Roman"/>
          </w:rPr>
          <w:t xml:space="preserve">certain regions of the perceptual array and </w:t>
        </w:r>
      </w:ins>
      <w:ins w:id="176" w:author="Benton, Deon" w:date="2022-09-04T12:16:00Z">
        <w:r w:rsidR="00FD6BEE">
          <w:rPr>
            <w:rFonts w:ascii="Times New Roman" w:hAnsi="Times New Roman" w:cs="Times New Roman"/>
          </w:rPr>
          <w:t>to deemphasize</w:t>
        </w:r>
      </w:ins>
      <w:ins w:id="177" w:author="Benton, Deon" w:date="2022-09-04T11:50:00Z">
        <w:r w:rsidR="0004777C">
          <w:rPr>
            <w:rFonts w:ascii="Times New Roman" w:hAnsi="Times New Roman" w:cs="Times New Roman"/>
          </w:rPr>
          <w:t xml:space="preserve"> </w:t>
        </w:r>
      </w:ins>
      <w:ins w:id="178" w:author="Benton, Deon [2]" w:date="2022-09-19T10:56:00Z">
        <w:r w:rsidR="002710B2">
          <w:rPr>
            <w:rFonts w:ascii="Times New Roman" w:hAnsi="Times New Roman" w:cs="Times New Roman"/>
          </w:rPr>
          <w:t>other regions</w:t>
        </w:r>
      </w:ins>
      <w:ins w:id="179" w:author="Benton, Deon" w:date="2022-09-04T11:50:00Z">
        <w:r w:rsidR="0004777C">
          <w:rPr>
            <w:rFonts w:ascii="Times New Roman" w:hAnsi="Times New Roman" w:cs="Times New Roman"/>
          </w:rPr>
          <w:t xml:space="preserve">. </w:t>
        </w:r>
      </w:ins>
      <w:del w:id="180" w:author="Benton, Deon" w:date="2022-09-04T11:50:00Z">
        <w:r w:rsidRPr="00837A49" w:rsidDel="0004777C">
          <w:rPr>
            <w:rFonts w:ascii="Times New Roman" w:hAnsi="Times New Roman" w:cs="Times New Roman"/>
          </w:rPr>
          <w:delText xml:space="preserve"> </w:delText>
        </w:r>
      </w:del>
      <w:ins w:id="181" w:author="Benton, Deon [2]" w:date="2022-09-06T16:16:00Z">
        <w:r w:rsidR="00DC1E5A">
          <w:rPr>
            <w:rFonts w:ascii="Times New Roman" w:hAnsi="Times New Roman" w:cs="Times New Roman"/>
          </w:rPr>
          <w:t xml:space="preserve">The </w:t>
        </w:r>
      </w:ins>
      <w:ins w:id="182" w:author="Benton, Deon [2]" w:date="2022-09-13T17:13:00Z">
        <w:r w:rsidR="00416B0E">
          <w:rPr>
            <w:rFonts w:ascii="Times New Roman" w:hAnsi="Times New Roman" w:cs="Times New Roman"/>
          </w:rPr>
          <w:t>idea is that</w:t>
        </w:r>
      </w:ins>
      <w:r w:rsidRPr="00837A49">
        <w:rPr>
          <w:rFonts w:ascii="Times New Roman" w:hAnsi="Times New Roman" w:cs="Times New Roman"/>
        </w:rPr>
        <w:t xml:space="preserve"> infants' knowledge about the causal properties of people and objects develops (i.e., it is not innate) </w:t>
      </w:r>
      <w:ins w:id="183" w:author="Benton, Deon [2]" w:date="2022-09-13T17:14:00Z">
        <w:r w:rsidR="00474736">
          <w:rPr>
            <w:rFonts w:ascii="Times New Roman" w:hAnsi="Times New Roman" w:cs="Times New Roman"/>
          </w:rPr>
          <w:t>via an</w:t>
        </w:r>
      </w:ins>
      <w:r w:rsidRPr="00837A49">
        <w:rPr>
          <w:rFonts w:ascii="Times New Roman" w:hAnsi="Times New Roman" w:cs="Times New Roman"/>
        </w:rPr>
        <w:t xml:space="preserve"> associative-learning mechanism. This </w:t>
      </w:r>
      <w:ins w:id="184" w:author="Benton, Deon [2]" w:date="2022-09-12T10:55:00Z">
        <w:r w:rsidR="00E15FED">
          <w:rPr>
            <w:rFonts w:ascii="Times New Roman" w:hAnsi="Times New Roman" w:cs="Times New Roman"/>
          </w:rPr>
          <w:t xml:space="preserve">process begins when infants learn </w:t>
        </w:r>
      </w:ins>
      <w:ins w:id="185" w:author="Benton, Deon [2]" w:date="2022-09-12T11:12:00Z">
        <w:r w:rsidR="00EA67B5">
          <w:rPr>
            <w:rFonts w:ascii="Times New Roman" w:hAnsi="Times New Roman" w:cs="Times New Roman"/>
          </w:rPr>
          <w:t>that a</w:t>
        </w:r>
      </w:ins>
      <w:ins w:id="186" w:author="Benton, Deon [2]" w:date="2022-09-12T10:55:00Z">
        <w:r w:rsidR="00E15FED">
          <w:rPr>
            <w:rFonts w:ascii="Times New Roman" w:hAnsi="Times New Roman" w:cs="Times New Roman"/>
          </w:rPr>
          <w:t xml:space="preserve"> link</w:t>
        </w:r>
      </w:ins>
      <w:ins w:id="187" w:author="Benton, Deon [2]" w:date="2022-09-12T11:12:00Z">
        <w:r w:rsidR="00EA67B5">
          <w:rPr>
            <w:rFonts w:ascii="Times New Roman" w:hAnsi="Times New Roman" w:cs="Times New Roman"/>
          </w:rPr>
          <w:t xml:space="preserve"> exists</w:t>
        </w:r>
      </w:ins>
      <w:r w:rsidRPr="00837A49">
        <w:rPr>
          <w:rFonts w:ascii="Times New Roman" w:hAnsi="Times New Roman" w:cs="Times New Roman"/>
        </w:rPr>
        <w:t xml:space="preserve"> between salient perceptual features (e.g., eyes, legs</w:t>
      </w:r>
      <w:ins w:id="188" w:author="Benton, Deon [2]" w:date="2022-09-12T10:56:00Z">
        <w:r w:rsidR="00E15FED">
          <w:rPr>
            <w:rFonts w:ascii="Times New Roman" w:hAnsi="Times New Roman" w:cs="Times New Roman"/>
          </w:rPr>
          <w:t>, etc.</w:t>
        </w:r>
      </w:ins>
      <w:r w:rsidRPr="00837A49">
        <w:rPr>
          <w:rFonts w:ascii="Times New Roman" w:hAnsi="Times New Roman" w:cs="Times New Roman"/>
        </w:rPr>
        <w:t>) and distinct kinds of causal action (e.g., action-at-a-distance causality and contact causality)</w:t>
      </w:r>
      <w:ins w:id="189" w:author="Benton, Deon [2]" w:date="2022-09-12T10:57:00Z">
        <w:r w:rsidR="00AB1C4D">
          <w:rPr>
            <w:rFonts w:ascii="Times New Roman" w:hAnsi="Times New Roman" w:cs="Times New Roman"/>
          </w:rPr>
          <w:t xml:space="preserve"> </w:t>
        </w:r>
      </w:ins>
      <w:ins w:id="190" w:author="Benton, Deon [2]" w:date="2022-09-13T17:14:00Z">
        <w:r w:rsidR="00474736">
          <w:rPr>
            <w:rFonts w:ascii="Times New Roman" w:hAnsi="Times New Roman" w:cs="Times New Roman"/>
          </w:rPr>
          <w:t>based on the fact that</w:t>
        </w:r>
      </w:ins>
      <w:ins w:id="191" w:author="Benton, Deon [2]" w:date="2022-09-12T10:57:00Z">
        <w:r w:rsidR="00AB1C4D">
          <w:rPr>
            <w:rFonts w:ascii="Times New Roman" w:hAnsi="Times New Roman" w:cs="Times New Roman"/>
          </w:rPr>
          <w:t xml:space="preserve"> these features tend to co-occur with these distinct kinds of causal action</w:t>
        </w:r>
      </w:ins>
      <w:r w:rsidRPr="00837A49">
        <w:rPr>
          <w:rFonts w:ascii="Times New Roman" w:hAnsi="Times New Roman" w:cs="Times New Roman"/>
        </w:rPr>
        <w:t>. For example, infants may learn that entities with legs can cause</w:t>
      </w:r>
      <w:ins w:id="192" w:author="Benton, Deon [2]" w:date="2022-09-12T10:56:00Z">
        <w:r w:rsidR="00E15FED">
          <w:rPr>
            <w:rFonts w:ascii="Times New Roman" w:hAnsi="Times New Roman" w:cs="Times New Roman"/>
          </w:rPr>
          <w:t xml:space="preserve"> other entities with legs to act both at a distance and on contact. </w:t>
        </w:r>
      </w:ins>
      <w:r w:rsidRPr="00837A49">
        <w:rPr>
          <w:rFonts w:ascii="Times New Roman" w:hAnsi="Times New Roman" w:cs="Times New Roman"/>
        </w:rPr>
        <w:t xml:space="preserve"> </w:t>
      </w:r>
      <w:ins w:id="193" w:author="Benton, Deon" w:date="2022-09-04T11:44:00Z">
        <w:r w:rsidR="00FB0E04">
          <w:rPr>
            <w:rFonts w:ascii="Times New Roman" w:hAnsi="Times New Roman" w:cs="Times New Roman"/>
          </w:rPr>
          <w:t>Infants</w:t>
        </w:r>
      </w:ins>
      <w:ins w:id="194" w:author="Benton, Deon" w:date="2022-09-04T11:41:00Z">
        <w:r w:rsidR="009F62CD">
          <w:rPr>
            <w:rFonts w:ascii="Times New Roman" w:hAnsi="Times New Roman" w:cs="Times New Roman"/>
          </w:rPr>
          <w:t xml:space="preserve"> may </w:t>
        </w:r>
      </w:ins>
      <w:ins w:id="195" w:author="Benton, Deon [2]" w:date="2022-09-13T17:15:00Z">
        <w:r w:rsidR="00506C38">
          <w:rPr>
            <w:rFonts w:ascii="Times New Roman" w:hAnsi="Times New Roman" w:cs="Times New Roman"/>
          </w:rPr>
          <w:t xml:space="preserve">be attuned to this relation </w:t>
        </w:r>
      </w:ins>
      <w:ins w:id="196" w:author="Benton, Deon [2]" w:date="2022-09-12T11:13:00Z">
        <w:r w:rsidR="00EA67B5">
          <w:rPr>
            <w:rFonts w:ascii="Times New Roman" w:hAnsi="Times New Roman" w:cs="Times New Roman"/>
          </w:rPr>
          <w:t>in the first place—that is,</w:t>
        </w:r>
      </w:ins>
      <w:ins w:id="197" w:author="Benton, Deon" w:date="2022-09-04T11:41:00Z">
        <w:r w:rsidR="009F62CD">
          <w:rPr>
            <w:rFonts w:ascii="Times New Roman" w:hAnsi="Times New Roman" w:cs="Times New Roman"/>
          </w:rPr>
          <w:t xml:space="preserve"> </w:t>
        </w:r>
      </w:ins>
      <w:ins w:id="198" w:author="Benton, Deon [2]" w:date="2022-09-12T10:58:00Z">
        <w:r w:rsidR="00AB46B4">
          <w:rPr>
            <w:rFonts w:ascii="Times New Roman" w:hAnsi="Times New Roman" w:cs="Times New Roman"/>
          </w:rPr>
          <w:t xml:space="preserve">that legs “go with” </w:t>
        </w:r>
      </w:ins>
      <w:ins w:id="199" w:author="Benton, Deon [2]" w:date="2022-09-13T17:15:00Z">
        <w:r w:rsidR="00506C38">
          <w:rPr>
            <w:rFonts w:ascii="Times New Roman" w:hAnsi="Times New Roman" w:cs="Times New Roman"/>
          </w:rPr>
          <w:t>two kinds of causal action</w:t>
        </w:r>
      </w:ins>
      <w:ins w:id="200" w:author="Benton, Deon [2]" w:date="2022-09-12T11:13:00Z">
        <w:r w:rsidR="00EA67B5">
          <w:rPr>
            <w:rFonts w:ascii="Times New Roman" w:hAnsi="Times New Roman" w:cs="Times New Roman"/>
          </w:rPr>
          <w:t>—</w:t>
        </w:r>
      </w:ins>
      <w:del w:id="201" w:author="Benton, Deon [2]" w:date="2022-09-12T11:13:00Z">
        <w:r w:rsidR="009F62CD" w:rsidDel="00EA67B5">
          <w:rPr>
            <w:rFonts w:ascii="Times New Roman" w:hAnsi="Times New Roman" w:cs="Times New Roman"/>
          </w:rPr>
          <w:delText xml:space="preserve"> </w:delText>
        </w:r>
      </w:del>
      <w:r w:rsidR="009F62CD">
        <w:rPr>
          <w:rFonts w:ascii="Times New Roman" w:hAnsi="Times New Roman" w:cs="Times New Roman"/>
        </w:rPr>
        <w:t xml:space="preserve">based on </w:t>
      </w:r>
      <w:ins w:id="202" w:author="Benton, Deon [2]" w:date="2022-09-12T11:13:00Z">
        <w:r w:rsidR="00EA67B5">
          <w:rPr>
            <w:rFonts w:ascii="Times New Roman" w:hAnsi="Times New Roman" w:cs="Times New Roman"/>
          </w:rPr>
          <w:t>their</w:t>
        </w:r>
      </w:ins>
      <w:ins w:id="203" w:author="Benton, Deon [2]" w:date="2022-09-13T17:16:00Z">
        <w:r w:rsidR="00506C38">
          <w:rPr>
            <w:rFonts w:ascii="Times New Roman" w:hAnsi="Times New Roman" w:cs="Times New Roman"/>
          </w:rPr>
          <w:t xml:space="preserve"> possibly innate</w:t>
        </w:r>
      </w:ins>
      <w:ins w:id="204" w:author="Benton, Deon" w:date="2022-09-04T11:42:00Z">
        <w:r w:rsidR="009F62CD">
          <w:rPr>
            <w:rFonts w:ascii="Times New Roman" w:hAnsi="Times New Roman" w:cs="Times New Roman"/>
          </w:rPr>
          <w:t xml:space="preserve"> bias to attend to movement over non-movement</w:t>
        </w:r>
      </w:ins>
      <w:ins w:id="205" w:author="Benton, Deon [2]" w:date="2022-09-06T16:20:00Z">
        <w:r w:rsidR="00595C4D">
          <w:rPr>
            <w:rFonts w:ascii="Times New Roman" w:hAnsi="Times New Roman" w:cs="Times New Roman"/>
          </w:rPr>
          <w:t>. In other words,</w:t>
        </w:r>
      </w:ins>
      <w:ins w:id="206" w:author="Benton, Deon [2]" w:date="2022-09-12T11:14:00Z">
        <w:r w:rsidR="00EA67B5">
          <w:rPr>
            <w:rFonts w:ascii="Times New Roman" w:hAnsi="Times New Roman" w:cs="Times New Roman"/>
          </w:rPr>
          <w:t xml:space="preserve"> the reason</w:t>
        </w:r>
      </w:ins>
      <w:ins w:id="207" w:author="Benton, Deon [2]" w:date="2022-09-06T16:20:00Z">
        <w:r w:rsidR="00595C4D">
          <w:rPr>
            <w:rFonts w:ascii="Times New Roman" w:hAnsi="Times New Roman" w:cs="Times New Roman"/>
          </w:rPr>
          <w:t xml:space="preserve"> </w:t>
        </w:r>
      </w:ins>
      <w:ins w:id="208" w:author="Benton, Deon [2]" w:date="2022-09-06T16:19:00Z">
        <w:r w:rsidR="00595C4D">
          <w:rPr>
            <w:rFonts w:ascii="Times New Roman" w:hAnsi="Times New Roman" w:cs="Times New Roman"/>
          </w:rPr>
          <w:t>infants</w:t>
        </w:r>
      </w:ins>
      <w:ins w:id="209" w:author="Benton, Deon [2]" w:date="2022-09-12T11:00:00Z">
        <w:r w:rsidR="003037A6">
          <w:rPr>
            <w:rFonts w:ascii="Times New Roman" w:hAnsi="Times New Roman" w:cs="Times New Roman"/>
          </w:rPr>
          <w:t xml:space="preserve"> are drawn to an action-at-a-distance event or to a contact event</w:t>
        </w:r>
      </w:ins>
      <w:ins w:id="210" w:author="Benton, Deon [2]" w:date="2022-09-12T11:14:00Z">
        <w:r w:rsidR="00EA67B5">
          <w:rPr>
            <w:rFonts w:ascii="Times New Roman" w:hAnsi="Times New Roman" w:cs="Times New Roman"/>
          </w:rPr>
          <w:t xml:space="preserve"> at all is</w:t>
        </w:r>
      </w:ins>
      <w:ins w:id="211" w:author="Benton, Deon [2]" w:date="2022-09-12T11:00:00Z">
        <w:r w:rsidR="003037A6">
          <w:rPr>
            <w:rFonts w:ascii="Times New Roman" w:hAnsi="Times New Roman" w:cs="Times New Roman"/>
          </w:rPr>
          <w:t xml:space="preserve"> because both events </w:t>
        </w:r>
      </w:ins>
      <w:ins w:id="212" w:author="Benton, Deon [2]" w:date="2022-09-12T11:01:00Z">
        <w:r w:rsidR="003037A6">
          <w:rPr>
            <w:rFonts w:ascii="Times New Roman" w:hAnsi="Times New Roman" w:cs="Times New Roman"/>
          </w:rPr>
          <w:t xml:space="preserve">involve </w:t>
        </w:r>
      </w:ins>
      <w:ins w:id="213" w:author="Benton, Deon [2]" w:date="2022-09-12T11:00:00Z">
        <w:r w:rsidR="003037A6">
          <w:rPr>
            <w:rFonts w:ascii="Times New Roman" w:hAnsi="Times New Roman" w:cs="Times New Roman"/>
          </w:rPr>
          <w:t>movement</w:t>
        </w:r>
      </w:ins>
      <w:ins w:id="214" w:author="Benton, Deon [2]" w:date="2022-09-13T17:16:00Z">
        <w:r w:rsidR="00952F87">
          <w:rPr>
            <w:rFonts w:ascii="Times New Roman" w:hAnsi="Times New Roman" w:cs="Times New Roman"/>
          </w:rPr>
          <w:t xml:space="preserve">, which serves to </w:t>
        </w:r>
        <w:r w:rsidR="00A72F4B">
          <w:rPr>
            <w:rFonts w:ascii="Times New Roman" w:hAnsi="Times New Roman" w:cs="Times New Roman"/>
          </w:rPr>
          <w:t>“</w:t>
        </w:r>
        <w:r w:rsidR="00952F87">
          <w:rPr>
            <w:rFonts w:ascii="Times New Roman" w:hAnsi="Times New Roman" w:cs="Times New Roman"/>
          </w:rPr>
          <w:t>grab</w:t>
        </w:r>
      </w:ins>
      <w:ins w:id="215" w:author="Benton, Deon [2]" w:date="2022-09-13T17:17:00Z">
        <w:r w:rsidR="00A72F4B">
          <w:rPr>
            <w:rFonts w:ascii="Times New Roman" w:hAnsi="Times New Roman" w:cs="Times New Roman"/>
          </w:rPr>
          <w:t>”</w:t>
        </w:r>
      </w:ins>
      <w:ins w:id="216" w:author="Benton, Deon [2]" w:date="2022-09-13T17:16:00Z">
        <w:r w:rsidR="00952F87">
          <w:rPr>
            <w:rFonts w:ascii="Times New Roman" w:hAnsi="Times New Roman" w:cs="Times New Roman"/>
          </w:rPr>
          <w:t xml:space="preserve"> infants’ attention</w:t>
        </w:r>
      </w:ins>
      <w:ins w:id="217" w:author="Benton, Deon [2]" w:date="2022-09-12T11:00:00Z">
        <w:r w:rsidR="003037A6">
          <w:rPr>
            <w:rFonts w:ascii="Times New Roman" w:hAnsi="Times New Roman" w:cs="Times New Roman"/>
          </w:rPr>
          <w:t xml:space="preserve">. </w:t>
        </w:r>
      </w:ins>
      <w:ins w:id="218" w:author="Benton, Deon [2]" w:date="2022-09-13T17:17:00Z">
        <w:r w:rsidR="001055E6">
          <w:rPr>
            <w:rFonts w:ascii="Times New Roman" w:hAnsi="Times New Roman" w:cs="Times New Roman"/>
          </w:rPr>
          <w:t>On</w:t>
        </w:r>
      </w:ins>
      <w:ins w:id="219" w:author="Benton, Deon [2]" w:date="2022-09-13T17:18:00Z">
        <w:r w:rsidR="00376454">
          <w:rPr>
            <w:rFonts w:ascii="Times New Roman" w:hAnsi="Times New Roman" w:cs="Times New Roman"/>
          </w:rPr>
          <w:t xml:space="preserve">ce </w:t>
        </w:r>
      </w:ins>
      <w:ins w:id="220" w:author="Benton, Deon [2]" w:date="2022-09-12T11:02:00Z">
        <w:r w:rsidR="003037A6">
          <w:rPr>
            <w:rFonts w:ascii="Times New Roman" w:hAnsi="Times New Roman" w:cs="Times New Roman"/>
          </w:rPr>
          <w:t>infants</w:t>
        </w:r>
      </w:ins>
      <w:ins w:id="221" w:author="Benton, Deon [2]" w:date="2022-09-12T11:04:00Z">
        <w:r w:rsidR="00AB0CCB">
          <w:rPr>
            <w:rFonts w:ascii="Times New Roman" w:hAnsi="Times New Roman" w:cs="Times New Roman"/>
          </w:rPr>
          <w:t xml:space="preserve"> have oriented to these</w:t>
        </w:r>
      </w:ins>
      <w:ins w:id="222" w:author="Benton, Deon [2]" w:date="2022-09-12T11:02:00Z">
        <w:r w:rsidR="003037A6">
          <w:rPr>
            <w:rFonts w:ascii="Times New Roman" w:hAnsi="Times New Roman" w:cs="Times New Roman"/>
          </w:rPr>
          <w:t xml:space="preserve"> events</w:t>
        </w:r>
      </w:ins>
      <w:ins w:id="223" w:author="Benton, Deon [2]" w:date="2022-09-13T17:18:00Z">
        <w:r w:rsidR="00376454">
          <w:rPr>
            <w:rFonts w:ascii="Times New Roman" w:hAnsi="Times New Roman" w:cs="Times New Roman"/>
          </w:rPr>
          <w:t>,</w:t>
        </w:r>
      </w:ins>
      <w:ins w:id="224" w:author="Benton, Deon [2]" w:date="2022-09-12T11:02:00Z">
        <w:r w:rsidR="003037A6">
          <w:rPr>
            <w:rFonts w:ascii="Times New Roman" w:hAnsi="Times New Roman" w:cs="Times New Roman"/>
          </w:rPr>
          <w:t xml:space="preserve"> </w:t>
        </w:r>
        <w:r w:rsidR="007920CC">
          <w:rPr>
            <w:rFonts w:ascii="Times New Roman" w:hAnsi="Times New Roman" w:cs="Times New Roman"/>
          </w:rPr>
          <w:t xml:space="preserve">they might </w:t>
        </w:r>
      </w:ins>
      <w:ins w:id="225" w:author="Benton, Deon [2]" w:date="2022-09-12T11:05:00Z">
        <w:r w:rsidR="00AB0CCB">
          <w:rPr>
            <w:rFonts w:ascii="Times New Roman" w:hAnsi="Times New Roman" w:cs="Times New Roman"/>
          </w:rPr>
          <w:t>come</w:t>
        </w:r>
      </w:ins>
      <w:ins w:id="226" w:author="Benton, Deon [2]" w:date="2022-09-12T11:14:00Z">
        <w:r w:rsidR="001B40D8">
          <w:rPr>
            <w:rFonts w:ascii="Times New Roman" w:hAnsi="Times New Roman" w:cs="Times New Roman"/>
          </w:rPr>
          <w:t xml:space="preserve"> subsequently</w:t>
        </w:r>
      </w:ins>
      <w:ins w:id="227" w:author="Benton, Deon [2]" w:date="2022-09-12T11:05:00Z">
        <w:r w:rsidR="00AB0CCB">
          <w:rPr>
            <w:rFonts w:ascii="Times New Roman" w:hAnsi="Times New Roman" w:cs="Times New Roman"/>
          </w:rPr>
          <w:t xml:space="preserve"> to notice</w:t>
        </w:r>
      </w:ins>
      <w:ins w:id="228" w:author="Benton, Deon [2]" w:date="2022-09-12T11:14:00Z">
        <w:r w:rsidR="001B40D8">
          <w:rPr>
            <w:rFonts w:ascii="Times New Roman" w:hAnsi="Times New Roman" w:cs="Times New Roman"/>
          </w:rPr>
          <w:t xml:space="preserve"> that these </w:t>
        </w:r>
      </w:ins>
      <w:ins w:id="229" w:author="Benton, Deon [2]" w:date="2022-09-13T17:18:00Z">
        <w:r w:rsidR="001055E6">
          <w:rPr>
            <w:rFonts w:ascii="Times New Roman" w:hAnsi="Times New Roman" w:cs="Times New Roman"/>
          </w:rPr>
          <w:t>movement</w:t>
        </w:r>
      </w:ins>
      <w:ins w:id="230" w:author="Benton, Deon [2]" w:date="2022-09-13T17:17:00Z">
        <w:r w:rsidR="001055E6">
          <w:rPr>
            <w:rFonts w:ascii="Times New Roman" w:hAnsi="Times New Roman" w:cs="Times New Roman"/>
          </w:rPr>
          <w:t xml:space="preserve"> events</w:t>
        </w:r>
      </w:ins>
      <w:ins w:id="231" w:author="Benton, Deon [2]" w:date="2022-09-13T17:18:00Z">
        <w:r w:rsidR="001055E6">
          <w:rPr>
            <w:rFonts w:ascii="Times New Roman" w:hAnsi="Times New Roman" w:cs="Times New Roman"/>
          </w:rPr>
          <w:t xml:space="preserve"> involve movement</w:t>
        </w:r>
      </w:ins>
      <w:ins w:id="232" w:author="Benton, Deon [2]" w:date="2022-09-12T11:14:00Z">
        <w:r w:rsidR="001B40D8">
          <w:rPr>
            <w:rFonts w:ascii="Times New Roman" w:hAnsi="Times New Roman" w:cs="Times New Roman"/>
          </w:rPr>
          <w:t xml:space="preserve"> </w:t>
        </w:r>
      </w:ins>
      <w:ins w:id="233" w:author="Benton, Deon [2]" w:date="2022-09-06T16:19:00Z">
        <w:r w:rsidR="00595C4D">
          <w:rPr>
            <w:rFonts w:ascii="Times New Roman" w:hAnsi="Times New Roman" w:cs="Times New Roman"/>
          </w:rPr>
          <w:t>include legs</w:t>
        </w:r>
      </w:ins>
      <w:ins w:id="234" w:author="Benton, Deon [2]" w:date="2022-09-12T11:03:00Z">
        <w:r w:rsidR="007920CC">
          <w:rPr>
            <w:rFonts w:ascii="Times New Roman" w:hAnsi="Times New Roman" w:cs="Times New Roman"/>
          </w:rPr>
          <w:t>. This</w:t>
        </w:r>
      </w:ins>
      <w:ins w:id="235" w:author="Benton, Deon [2]" w:date="2022-09-12T11:05:00Z">
        <w:r w:rsidR="00D13F38">
          <w:rPr>
            <w:rFonts w:ascii="Times New Roman" w:hAnsi="Times New Roman" w:cs="Times New Roman"/>
          </w:rPr>
          <w:t xml:space="preserve"> act of noticing that contact causality and action-at-a-distance causality events involve legs</w:t>
        </w:r>
      </w:ins>
      <w:ins w:id="236" w:author="Benton, Deon [2]" w:date="2022-09-12T11:03:00Z">
        <w:r w:rsidR="007920CC">
          <w:rPr>
            <w:rFonts w:ascii="Times New Roman" w:hAnsi="Times New Roman" w:cs="Times New Roman"/>
          </w:rPr>
          <w:t xml:space="preserve"> may serve</w:t>
        </w:r>
      </w:ins>
      <w:ins w:id="237" w:author="Benton, Deon [2]" w:date="2022-09-12T11:02:00Z">
        <w:r w:rsidR="007920CC">
          <w:rPr>
            <w:rFonts w:ascii="Times New Roman" w:hAnsi="Times New Roman" w:cs="Times New Roman"/>
          </w:rPr>
          <w:t xml:space="preserve"> to establish a nascen</w:t>
        </w:r>
      </w:ins>
      <w:ins w:id="238" w:author="Benton, Deon [2]" w:date="2022-09-12T11:03:00Z">
        <w:r w:rsidR="007920CC">
          <w:rPr>
            <w:rFonts w:ascii="Times New Roman" w:hAnsi="Times New Roman" w:cs="Times New Roman"/>
          </w:rPr>
          <w:t>t link between legs and the</w:t>
        </w:r>
      </w:ins>
      <w:ins w:id="239" w:author="Benton, Deon [2]" w:date="2022-09-12T11:06:00Z">
        <w:r w:rsidR="00D13F38">
          <w:rPr>
            <w:rFonts w:ascii="Times New Roman" w:hAnsi="Times New Roman" w:cs="Times New Roman"/>
          </w:rPr>
          <w:t>se</w:t>
        </w:r>
      </w:ins>
      <w:ins w:id="240" w:author="Benton, Deon [2]" w:date="2022-09-12T11:03:00Z">
        <w:r w:rsidR="007920CC">
          <w:rPr>
            <w:rFonts w:ascii="Times New Roman" w:hAnsi="Times New Roman" w:cs="Times New Roman"/>
          </w:rPr>
          <w:t xml:space="preserve"> two kinds of causality</w:t>
        </w:r>
      </w:ins>
      <w:ins w:id="241" w:author="Benton, Deon [2]" w:date="2022-09-12T11:15:00Z">
        <w:r w:rsidR="007836F2">
          <w:rPr>
            <w:rFonts w:ascii="Times New Roman" w:hAnsi="Times New Roman" w:cs="Times New Roman"/>
          </w:rPr>
          <w:t>, which becomes</w:t>
        </w:r>
      </w:ins>
      <w:ins w:id="242" w:author="Benton, Deon [2]" w:date="2022-09-13T17:19:00Z">
        <w:r w:rsidR="00376454">
          <w:rPr>
            <w:rFonts w:ascii="Times New Roman" w:hAnsi="Times New Roman" w:cs="Times New Roman"/>
          </w:rPr>
          <w:t xml:space="preserve"> ever</w:t>
        </w:r>
      </w:ins>
      <w:ins w:id="243" w:author="Benton, Deon [2]" w:date="2022-09-12T11:15:00Z">
        <w:r w:rsidR="007836F2">
          <w:rPr>
            <w:rFonts w:ascii="Times New Roman" w:hAnsi="Times New Roman" w:cs="Times New Roman"/>
          </w:rPr>
          <w:t xml:space="preserve"> strengthened </w:t>
        </w:r>
      </w:ins>
      <w:ins w:id="244" w:author="Benton, Deon [2]" w:date="2022-09-13T17:19:00Z">
        <w:r w:rsidR="00BD283E">
          <w:rPr>
            <w:rFonts w:ascii="Times New Roman" w:hAnsi="Times New Roman" w:cs="Times New Roman"/>
          </w:rPr>
          <w:t>as the components of the relation (</w:t>
        </w:r>
        <w:r w:rsidR="00DA0F2F">
          <w:rPr>
            <w:rFonts w:ascii="Times New Roman" w:hAnsi="Times New Roman" w:cs="Times New Roman"/>
          </w:rPr>
          <w:t xml:space="preserve">i.e., </w:t>
        </w:r>
        <w:r w:rsidR="00BD283E">
          <w:rPr>
            <w:rFonts w:ascii="Times New Roman" w:hAnsi="Times New Roman" w:cs="Times New Roman"/>
          </w:rPr>
          <w:t xml:space="preserve">legs and the two kinds of causality) are </w:t>
        </w:r>
        <w:r w:rsidR="00DA0F2F">
          <w:rPr>
            <w:rFonts w:ascii="Times New Roman" w:hAnsi="Times New Roman" w:cs="Times New Roman"/>
          </w:rPr>
          <w:t>experienced repeatedly</w:t>
        </w:r>
        <w:r w:rsidR="00BD283E">
          <w:rPr>
            <w:rFonts w:ascii="Times New Roman" w:hAnsi="Times New Roman" w:cs="Times New Roman"/>
          </w:rPr>
          <w:t xml:space="preserve"> together</w:t>
        </w:r>
      </w:ins>
      <w:ins w:id="245" w:author="Benton, Deon [2]" w:date="2022-09-12T11:07:00Z">
        <w:r w:rsidR="002E238C">
          <w:rPr>
            <w:rFonts w:ascii="Times New Roman" w:hAnsi="Times New Roman" w:cs="Times New Roman"/>
          </w:rPr>
          <w:t>. The consequence of thi</w:t>
        </w:r>
      </w:ins>
      <w:ins w:id="246" w:author="Benton, Deon [2]" w:date="2022-09-12T11:08:00Z">
        <w:r w:rsidR="002E238C">
          <w:rPr>
            <w:rFonts w:ascii="Times New Roman" w:hAnsi="Times New Roman" w:cs="Times New Roman"/>
          </w:rPr>
          <w:t>s is</w:t>
        </w:r>
      </w:ins>
      <w:r w:rsidRPr="00837A49">
        <w:rPr>
          <w:rFonts w:ascii="Times New Roman" w:hAnsi="Times New Roman" w:cs="Times New Roman"/>
        </w:rPr>
        <w:t xml:space="preserve"> that the presence of one of the features alone (e.g, legs) </w:t>
      </w:r>
      <w:ins w:id="247" w:author="Benton, Deon [2]" w:date="2022-09-12T11:08:00Z">
        <w:r w:rsidR="002E238C">
          <w:rPr>
            <w:rFonts w:ascii="Times New Roman" w:hAnsi="Times New Roman" w:cs="Times New Roman"/>
          </w:rPr>
          <w:t>will come eventually</w:t>
        </w:r>
      </w:ins>
      <w:r w:rsidRPr="00837A49">
        <w:rPr>
          <w:rFonts w:ascii="Times New Roman" w:hAnsi="Times New Roman" w:cs="Times New Roman"/>
        </w:rPr>
        <w:t xml:space="preserve"> to trigger an expectation for the other feature (e.g., action-at-a-distance causality)</w:t>
      </w:r>
      <w:ins w:id="248" w:author="Benton, Deon [2]" w:date="2022-09-12T11:16:00Z">
        <w:r w:rsidR="007836F2">
          <w:rPr>
            <w:rFonts w:ascii="Times New Roman" w:hAnsi="Times New Roman" w:cs="Times New Roman"/>
          </w:rPr>
          <w:t>, even if the other feature is not physically present</w:t>
        </w:r>
      </w:ins>
      <w:r w:rsidRPr="00837A49">
        <w:rPr>
          <w:rFonts w:ascii="Times New Roman" w:hAnsi="Times New Roman" w:cs="Times New Roman"/>
        </w:rPr>
        <w:t>. Crucially, because inanimate objects tend to lack legs</w:t>
      </w:r>
      <w:ins w:id="249" w:author="Benton, Deon [2]" w:date="2022-09-12T11:08:00Z">
        <w:r w:rsidR="0014022C">
          <w:rPr>
            <w:rFonts w:ascii="Times New Roman" w:hAnsi="Times New Roman" w:cs="Times New Roman"/>
          </w:rPr>
          <w:t xml:space="preserve"> (</w:t>
        </w:r>
      </w:ins>
      <w:ins w:id="250" w:author="Benton, Deon [2]" w:date="2022-09-12T11:16:00Z">
        <w:r w:rsidR="00A241C4">
          <w:rPr>
            <w:rFonts w:ascii="Times New Roman" w:hAnsi="Times New Roman" w:cs="Times New Roman"/>
          </w:rPr>
          <w:t>or</w:t>
        </w:r>
      </w:ins>
      <w:ins w:id="251" w:author="Benton, Deon [2]" w:date="2022-09-12T11:08:00Z">
        <w:r w:rsidR="0014022C">
          <w:rPr>
            <w:rFonts w:ascii="Times New Roman" w:hAnsi="Times New Roman" w:cs="Times New Roman"/>
          </w:rPr>
          <w:t xml:space="preserve"> any other human body part</w:t>
        </w:r>
      </w:ins>
      <w:ins w:id="252" w:author="Benton, Deon [2]" w:date="2022-09-12T11:16:00Z">
        <w:r w:rsidR="00A241C4">
          <w:rPr>
            <w:rFonts w:ascii="Times New Roman" w:hAnsi="Times New Roman" w:cs="Times New Roman"/>
          </w:rPr>
          <w:t>, for that matter</w:t>
        </w:r>
      </w:ins>
      <w:ins w:id="253" w:author="Benton, Deon [2]" w:date="2022-09-12T11:08:00Z">
        <w:r w:rsidR="0014022C">
          <w:rPr>
            <w:rFonts w:ascii="Times New Roman" w:hAnsi="Times New Roman" w:cs="Times New Roman"/>
          </w:rPr>
          <w:t>)</w:t>
        </w:r>
      </w:ins>
      <w:ins w:id="254" w:author="Benton, Deon [2]" w:date="2022-09-12T11:16:00Z">
        <w:r w:rsidR="00A241C4">
          <w:rPr>
            <w:rFonts w:ascii="Times New Roman" w:hAnsi="Times New Roman" w:cs="Times New Roman"/>
          </w:rPr>
          <w:t xml:space="preserve"> and</w:t>
        </w:r>
      </w:ins>
      <w:ins w:id="255" w:author="Benton, Deon [2]" w:date="2022-09-12T11:18:00Z">
        <w:r w:rsidR="00CD4F98">
          <w:rPr>
            <w:rFonts w:ascii="Times New Roman" w:hAnsi="Times New Roman" w:cs="Times New Roman"/>
          </w:rPr>
          <w:t xml:space="preserve"> tend only to move on contact from other objects or entities</w:t>
        </w:r>
      </w:ins>
      <w:ins w:id="256" w:author="Benton, Deon [2]" w:date="2022-09-13T17:22:00Z">
        <w:r w:rsidR="00C23D75">
          <w:rPr>
            <w:rFonts w:ascii="Times New Roman" w:hAnsi="Times New Roman" w:cs="Times New Roman"/>
          </w:rPr>
          <w:t xml:space="preserve">, </w:t>
        </w:r>
      </w:ins>
      <w:r w:rsidRPr="00837A49">
        <w:rPr>
          <w:rFonts w:ascii="Times New Roman" w:hAnsi="Times New Roman" w:cs="Times New Roman"/>
        </w:rPr>
        <w:t>infants may learn that a link</w:t>
      </w:r>
      <w:ins w:id="257" w:author="Benton, Deon [2]" w:date="2022-09-12T11:18:00Z">
        <w:r w:rsidR="00CD4F98">
          <w:rPr>
            <w:rFonts w:ascii="Times New Roman" w:hAnsi="Times New Roman" w:cs="Times New Roman"/>
          </w:rPr>
          <w:t xml:space="preserve"> exists</w:t>
        </w:r>
      </w:ins>
      <w:r w:rsidRPr="00837A49">
        <w:rPr>
          <w:rFonts w:ascii="Times New Roman" w:hAnsi="Times New Roman" w:cs="Times New Roman"/>
        </w:rPr>
        <w:t xml:space="preserve"> between things without legs (i.e., inanimate objects) and contact causality</w:t>
      </w:r>
      <w:ins w:id="258"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this association</w:t>
      </w:r>
      <w:ins w:id="259" w:author="Benton, Deon [2]" w:date="2022-09-12T11:19:00Z">
        <w:r w:rsidR="00CD4F98">
          <w:rPr>
            <w:rFonts w:ascii="Times New Roman" w:hAnsi="Times New Roman" w:cs="Times New Roman"/>
          </w:rPr>
          <w:t xml:space="preserve"> too</w:t>
        </w:r>
      </w:ins>
      <w:r w:rsidRPr="00837A49">
        <w:rPr>
          <w:rFonts w:ascii="Times New Roman" w:hAnsi="Times New Roman" w:cs="Times New Roman"/>
        </w:rPr>
        <w:t xml:space="preserve"> will </w:t>
      </w:r>
      <w:ins w:id="260" w:author="Benton, Deon [2]" w:date="2022-09-06T16:22:00Z">
        <w:r w:rsidR="00103821">
          <w:rPr>
            <w:rFonts w:ascii="Times New Roman" w:hAnsi="Times New Roman" w:cs="Times New Roman"/>
          </w:rPr>
          <w:t>become</w:t>
        </w:r>
      </w:ins>
      <w:r w:rsidRPr="00837A49">
        <w:rPr>
          <w:rFonts w:ascii="Times New Roman" w:hAnsi="Times New Roman" w:cs="Times New Roman"/>
        </w:rPr>
        <w:t xml:space="preserve"> strengthen</w:t>
      </w:r>
      <w:ins w:id="261"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262"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w:t>
      </w:r>
      <w:ins w:id="263" w:author="Benton, Deon [2]" w:date="2022-09-13T17:22:00Z">
        <w:r w:rsidR="00412E1F">
          <w:rPr>
            <w:rFonts w:ascii="Times New Roman" w:hAnsi="Times New Roman" w:cs="Times New Roman"/>
          </w:rPr>
          <w:t xml:space="preserve">in the real world </w:t>
        </w:r>
      </w:ins>
      <w:r w:rsidRPr="00837A49">
        <w:rPr>
          <w:rFonts w:ascii="Times New Roman" w:hAnsi="Times New Roman" w:cs="Times New Roman"/>
        </w:rPr>
        <w:t>inanimate objects and contact causality.</w:t>
      </w:r>
    </w:p>
    <w:p w14:paraId="669D81EC" w14:textId="5899A824" w:rsidR="00372FE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A </w:t>
      </w:r>
      <w:ins w:id="264" w:author="Benton, Deon [2]" w:date="2022-09-12T11:40:00Z">
        <w:r w:rsidR="00DC6055">
          <w:rPr>
            <w:rFonts w:ascii="Times New Roman" w:hAnsi="Times New Roman" w:cs="Times New Roman"/>
          </w:rPr>
          <w:t>particularly pernicious</w:t>
        </w:r>
      </w:ins>
      <w:r w:rsidRPr="00837A49">
        <w:rPr>
          <w:rFonts w:ascii="Times New Roman" w:hAnsi="Times New Roman" w:cs="Times New Roman"/>
        </w:rPr>
        <w:t xml:space="preserve"> limitation of Spelke et al. (1995) is that</w:t>
      </w:r>
      <w:ins w:id="265" w:author="Benton, Deon [2]" w:date="2022-09-12T11:34:00Z">
        <w:r w:rsidR="00062CE2">
          <w:rPr>
            <w:rFonts w:ascii="Times New Roman" w:hAnsi="Times New Roman" w:cs="Times New Roman"/>
          </w:rPr>
          <w:t xml:space="preserve"> </w:t>
        </w:r>
      </w:ins>
      <w:ins w:id="266" w:author="Benton, Deon [2]" w:date="2022-09-12T11:40:00Z">
        <w:r w:rsidR="003A65C7">
          <w:rPr>
            <w:rFonts w:ascii="Times New Roman" w:hAnsi="Times New Roman" w:cs="Times New Roman"/>
          </w:rPr>
          <w:t>some of the stimuli that</w:t>
        </w:r>
      </w:ins>
      <w:ins w:id="267" w:author="Benton, Deon [2]" w:date="2022-09-12T11:34:00Z">
        <w:r w:rsidR="00062CE2">
          <w:rPr>
            <w:rFonts w:ascii="Times New Roman" w:hAnsi="Times New Roman" w:cs="Times New Roman"/>
          </w:rPr>
          <w:t xml:space="preserve"> were used were imbued with animacy cues</w:t>
        </w:r>
      </w:ins>
      <w:r w:rsidRPr="00837A49">
        <w:rPr>
          <w:rFonts w:ascii="Times New Roman" w:hAnsi="Times New Roman" w:cs="Times New Roman"/>
        </w:rPr>
        <w:t xml:space="preserve">. In particular, prior to habituation, all </w:t>
      </w:r>
      <w:ins w:id="268" w:author="Benton, Deon [2]" w:date="2022-09-12T11:35:00Z">
        <w:r w:rsidR="00062CE2">
          <w:rPr>
            <w:rFonts w:ascii="Times New Roman" w:hAnsi="Times New Roman" w:cs="Times New Roman"/>
          </w:rPr>
          <w:t>infants were familiarized with</w:t>
        </w:r>
      </w:ins>
      <w:r w:rsidRPr="00837A49">
        <w:rPr>
          <w:rFonts w:ascii="Times New Roman" w:hAnsi="Times New Roman" w:cs="Times New Roman"/>
        </w:rPr>
        <w:t xml:space="preserve"> the people and object stimuli as well as with the </w:t>
      </w:r>
      <w:ins w:id="269" w:author="Benton, Deon [2]" w:date="2022-09-12T11:36:00Z">
        <w:r w:rsidR="00062CE2">
          <w:rPr>
            <w:rFonts w:ascii="Times New Roman" w:hAnsi="Times New Roman" w:cs="Times New Roman"/>
          </w:rPr>
          <w:t xml:space="preserve">central </w:t>
        </w:r>
      </w:ins>
      <w:ins w:id="270" w:author="Benton, Deon [2]" w:date="2022-09-12T11:33:00Z">
        <w:r w:rsidR="00DD24FB">
          <w:rPr>
            <w:rFonts w:ascii="Times New Roman" w:hAnsi="Times New Roman" w:cs="Times New Roman"/>
          </w:rPr>
          <w:t>screen</w:t>
        </w:r>
      </w:ins>
      <w:r w:rsidRPr="00837A49">
        <w:rPr>
          <w:rFonts w:ascii="Times New Roman" w:hAnsi="Times New Roman" w:cs="Times New Roman"/>
        </w:rPr>
        <w:t xml:space="preserve">. Infants assigned to the Inanimate Object condition were shown two inanimate objects—one of the objects stood on one side of the </w:t>
      </w:r>
      <w:ins w:id="271" w:author="Benton, Deon [2]" w:date="2022-09-12T11:34:00Z">
        <w:r w:rsidR="00DD24FB">
          <w:rPr>
            <w:rFonts w:ascii="Times New Roman" w:hAnsi="Times New Roman" w:cs="Times New Roman"/>
          </w:rPr>
          <w:t>central screen</w:t>
        </w:r>
      </w:ins>
      <w:r w:rsidRPr="00837A49">
        <w:rPr>
          <w:rFonts w:ascii="Times New Roman" w:hAnsi="Times New Roman" w:cs="Times New Roman"/>
        </w:rPr>
        <w:t xml:space="preserve">, and the other object stood on the other side of the </w:t>
      </w:r>
      <w:ins w:id="272" w:author="Benton, Deon [2]" w:date="2022-09-12T11:34:00Z">
        <w:r w:rsidR="00DD24FB">
          <w:rPr>
            <w:rFonts w:ascii="Times New Roman" w:hAnsi="Times New Roman" w:cs="Times New Roman"/>
          </w:rPr>
          <w:t>screen</w:t>
        </w:r>
      </w:ins>
      <w:r w:rsidRPr="00837A49">
        <w:rPr>
          <w:rFonts w:ascii="Times New Roman" w:hAnsi="Times New Roman" w:cs="Times New Roman"/>
        </w:rPr>
        <w:t xml:space="preserve">.  Infants assigned to the People condition were shown two people that stood on either side of the central </w:t>
      </w:r>
      <w:ins w:id="273" w:author="Benton, Deon [2]" w:date="2022-09-12T11:36:00Z">
        <w:r w:rsidR="00062CE2">
          <w:rPr>
            <w:rFonts w:ascii="Times New Roman" w:hAnsi="Times New Roman" w:cs="Times New Roman"/>
          </w:rPr>
          <w:t>screen</w:t>
        </w:r>
      </w:ins>
      <w:r w:rsidRPr="00837A49">
        <w:rPr>
          <w:rFonts w:ascii="Times New Roman" w:hAnsi="Times New Roman" w:cs="Times New Roman"/>
        </w:rPr>
        <w:t xml:space="preserve">. </w:t>
      </w:r>
      <w:ins w:id="274" w:author="Benton, Deon [2]" w:date="2022-09-12T11:37:00Z">
        <w:r w:rsidR="00DE417B">
          <w:rPr>
            <w:rFonts w:ascii="Times New Roman" w:hAnsi="Times New Roman" w:cs="Times New Roman"/>
          </w:rPr>
          <w:t>These people</w:t>
        </w:r>
      </w:ins>
      <w:r w:rsidRPr="00837A49">
        <w:rPr>
          <w:rFonts w:ascii="Times New Roman" w:hAnsi="Times New Roman" w:cs="Times New Roman"/>
        </w:rPr>
        <w:t xml:space="preserve"> danced</w:t>
      </w:r>
      <w:ins w:id="275" w:author="Benton, Deon [2]" w:date="2022-09-12T11:36:00Z">
        <w:r w:rsidR="00504483">
          <w:rPr>
            <w:rFonts w:ascii="Times New Roman" w:hAnsi="Times New Roman" w:cs="Times New Roman"/>
          </w:rPr>
          <w:t xml:space="preserve"> and wiggled</w:t>
        </w:r>
      </w:ins>
      <w:r w:rsidRPr="00837A49">
        <w:rPr>
          <w:rFonts w:ascii="Times New Roman" w:hAnsi="Times New Roman" w:cs="Times New Roman"/>
        </w:rPr>
        <w:t xml:space="preserve"> slightly </w:t>
      </w:r>
      <w:ins w:id="276" w:author="Benton, Deon [2]" w:date="2022-09-12T11:38:00Z">
        <w:r w:rsidR="00DE417B">
          <w:rPr>
            <w:rFonts w:ascii="Times New Roman" w:hAnsi="Times New Roman" w:cs="Times New Roman"/>
          </w:rPr>
          <w:t>throughout the familiarization phase</w:t>
        </w:r>
      </w:ins>
      <w:r w:rsidRPr="00837A49">
        <w:rPr>
          <w:rFonts w:ascii="Times New Roman" w:hAnsi="Times New Roman" w:cs="Times New Roman"/>
        </w:rPr>
        <w:t xml:space="preserve">. In contrast, the two objects remained motionless during the familiarization phase. Thus, the two conditions differed not only in terms of the stimuli that were used (i.e., people </w:t>
      </w:r>
      <w:ins w:id="277" w:author="Benton, Deon [2]" w:date="2022-09-12T11:38:00Z">
        <w:r w:rsidR="00DE417B">
          <w:rPr>
            <w:rFonts w:ascii="Times New Roman" w:hAnsi="Times New Roman" w:cs="Times New Roman"/>
          </w:rPr>
          <w:t>vs. inanimate objects</w:t>
        </w:r>
      </w:ins>
      <w:r w:rsidRPr="00837A49">
        <w:rPr>
          <w:rFonts w:ascii="Times New Roman" w:hAnsi="Times New Roman" w:cs="Times New Roman"/>
        </w:rPr>
        <w:t xml:space="preserve">) but also in terms of </w:t>
      </w:r>
      <w:ins w:id="278"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 xml:space="preserve">cues to animacy that were provided (i.e., the people, but not the </w:t>
      </w:r>
      <w:ins w:id="279" w:author="Benton, Deon [2]" w:date="2022-09-12T11:38:00Z">
        <w:r w:rsidR="00DC6055">
          <w:rPr>
            <w:rFonts w:ascii="Times New Roman" w:hAnsi="Times New Roman" w:cs="Times New Roman"/>
          </w:rPr>
          <w:t xml:space="preserve">inanimate </w:t>
        </w:r>
      </w:ins>
      <w:r w:rsidRPr="00837A49">
        <w:rPr>
          <w:rFonts w:ascii="Times New Roman" w:hAnsi="Times New Roman" w:cs="Times New Roman"/>
        </w:rPr>
        <w:t xml:space="preserve">objects, danced and </w:t>
      </w:r>
      <w:ins w:id="280" w:author="Benton, Deon [2]" w:date="2022-09-12T11:38:00Z">
        <w:r w:rsidR="00DC6055">
          <w:rPr>
            <w:rFonts w:ascii="Times New Roman" w:hAnsi="Times New Roman" w:cs="Times New Roman"/>
          </w:rPr>
          <w:t>wiggled</w:t>
        </w:r>
      </w:ins>
      <w:r w:rsidRPr="00837A49">
        <w:rPr>
          <w:rFonts w:ascii="Times New Roman" w:hAnsi="Times New Roman" w:cs="Times New Roman"/>
        </w:rPr>
        <w:t>).</w:t>
      </w:r>
      <w:ins w:id="281" w:author="Benton, Deon [2]" w:date="2022-09-12T11:45:00Z">
        <w:r w:rsidR="00D550A1">
          <w:rPr>
            <w:rFonts w:ascii="Times New Roman" w:hAnsi="Times New Roman" w:cs="Times New Roman"/>
          </w:rPr>
          <w:t xml:space="preserve"> Thus, it is </w:t>
        </w:r>
      </w:ins>
      <w:ins w:id="282" w:author="Benton, Deon [2]" w:date="2022-09-12T11:46:00Z">
        <w:r w:rsidR="00D550A1">
          <w:rPr>
            <w:rFonts w:ascii="Times New Roman" w:hAnsi="Times New Roman" w:cs="Times New Roman"/>
          </w:rPr>
          <w:t xml:space="preserve">impossible to know from </w:t>
        </w:r>
      </w:ins>
      <w:ins w:id="283" w:author="Benton, Deon [2]" w:date="2022-09-12T11:47:00Z">
        <w:r w:rsidR="00D550A1">
          <w:rPr>
            <w:rFonts w:ascii="Times New Roman" w:hAnsi="Times New Roman" w:cs="Times New Roman"/>
          </w:rPr>
          <w:t>this study</w:t>
        </w:r>
      </w:ins>
      <w:ins w:id="284" w:author="Benton, Deon [2]" w:date="2022-09-12T11:46:00Z">
        <w:r w:rsidR="00D550A1">
          <w:rPr>
            <w:rFonts w:ascii="Times New Roman" w:hAnsi="Times New Roman" w:cs="Times New Roman"/>
          </w:rPr>
          <w:t xml:space="preserve"> whether infants’ responses to the Contact and No Contact test events across experimental conditions was due to </w:t>
        </w:r>
      </w:ins>
      <w:r w:rsidRPr="00837A49">
        <w:rPr>
          <w:rFonts w:ascii="Times New Roman" w:hAnsi="Times New Roman" w:cs="Times New Roman"/>
        </w:rPr>
        <w:t>these animacy cues</w:t>
      </w:r>
      <w:ins w:id="285" w:author="Benton, Deon [2]" w:date="2022-09-12T11:46:00Z">
        <w:r w:rsidR="00D550A1">
          <w:rPr>
            <w:rFonts w:ascii="Times New Roman" w:hAnsi="Times New Roman" w:cs="Times New Roman"/>
          </w:rPr>
          <w:t xml:space="preserve"> or to their innate knowledge about the causal properties of people and inanimate objects. </w:t>
        </w:r>
      </w:ins>
    </w:p>
    <w:p w14:paraId="21DE62F6" w14:textId="77ADF00A" w:rsidR="00837A49" w:rsidRPr="00837A49" w:rsidRDefault="00837A49" w:rsidP="007036EF">
      <w:pPr>
        <w:spacing w:line="240" w:lineRule="exact"/>
        <w:ind w:firstLine="720"/>
        <w:contextualSpacing/>
        <w:jc w:val="both"/>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ins w:id="286"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287" w:author="Benton, Deon [2]" w:date="2022-09-06T17:29:00Z">
        <w:r w:rsidR="00E35E9B">
          <w:rPr>
            <w:rFonts w:ascii="Times New Roman" w:hAnsi="Times New Roman" w:cs="Times New Roman"/>
          </w:rPr>
          <w:t xml:space="preserve"> infants’ looking behavior in Spelke et al. (1995) were influenced by</w:t>
        </w:r>
      </w:ins>
      <w:r w:rsidRPr="00837A49">
        <w:rPr>
          <w:rFonts w:ascii="Times New Roman" w:hAnsi="Times New Roman" w:cs="Times New Roman"/>
        </w:rPr>
        <w:t xml:space="preserve"> the animacy cues of the human actors</w:t>
      </w:r>
      <w:ins w:id="288" w:author="Benton, Deon [2]" w:date="2022-09-06T17:30:00Z">
        <w:r w:rsidR="00E35E9B">
          <w:rPr>
            <w:rFonts w:ascii="Times New Roman" w:hAnsi="Times New Roman" w:cs="Times New Roman"/>
          </w:rPr>
          <w:t xml:space="preserve"> rather than their innate knowledge about the causal properties of people and objects</w:t>
        </w:r>
      </w:ins>
      <w:r w:rsidRPr="00837A49">
        <w:rPr>
          <w:rFonts w:ascii="Times New Roman" w:hAnsi="Times New Roman" w:cs="Times New Roman"/>
        </w:rPr>
        <w:t>. Second, these studies will</w:t>
      </w:r>
      <w:ins w:id="289" w:author="Benton, Deon [2]" w:date="2022-09-19T09:26:00Z">
        <w:r w:rsidR="005D1486">
          <w:rPr>
            <w:rFonts w:ascii="Times New Roman" w:hAnsi="Times New Roman" w:cs="Times New Roman"/>
          </w:rPr>
          <w:t xml:space="preserve"> be the first to</w:t>
        </w:r>
      </w:ins>
      <w:r w:rsidRPr="00837A49">
        <w:rPr>
          <w:rFonts w:ascii="Times New Roman" w:hAnsi="Times New Roman" w:cs="Times New Roman"/>
        </w:rPr>
        <w:t xml:space="preserve"> examine to what extent</w:t>
      </w:r>
      <w:ins w:id="290" w:author="Benton, Deon [2]" w:date="2022-09-12T11:57:00Z">
        <w:r w:rsidR="00FA279E">
          <w:rPr>
            <w:rFonts w:ascii="Times New Roman" w:hAnsi="Times New Roman" w:cs="Times New Roman"/>
          </w:rPr>
          <w:t xml:space="preserve"> the domain-general mechanism of</w:t>
        </w:r>
      </w:ins>
      <w:r w:rsidRPr="00837A49">
        <w:rPr>
          <w:rFonts w:ascii="Times New Roman" w:hAnsi="Times New Roman" w:cs="Times New Roman"/>
        </w:rPr>
        <w:t xml:space="preserve"> associative learning</w:t>
      </w:r>
      <w:ins w:id="291"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292"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 xml:space="preserve">These </w:t>
      </w:r>
      <w:ins w:id="293" w:author="Benton, Deon [2]" w:date="2022-09-19T09:27:00Z">
        <w:r w:rsidR="005D1486">
          <w:rPr>
            <w:rFonts w:ascii="Times New Roman" w:hAnsi="Times New Roman" w:cs="Times New Roman"/>
          </w:rPr>
          <w:t>converging approaches</w:t>
        </w:r>
      </w:ins>
      <w:r w:rsidRPr="00837A49">
        <w:rPr>
          <w:rFonts w:ascii="Times New Roman" w:hAnsi="Times New Roman" w:cs="Times New Roman"/>
        </w:rPr>
        <w:t xml:space="preserve"> will provide </w:t>
      </w:r>
      <w:r w:rsidRPr="00837A49">
        <w:rPr>
          <w:rFonts w:ascii="Times New Roman" w:hAnsi="Times New Roman" w:cs="Times New Roman"/>
        </w:rPr>
        <w:lastRenderedPageBreak/>
        <w:t xml:space="preserve">greater insight into </w:t>
      </w:r>
      <w:ins w:id="294" w:author="Benton, Deon [2]" w:date="2022-09-19T09:27:00Z">
        <w:r w:rsidR="004A0C26">
          <w:rPr>
            <w:rFonts w:ascii="Times New Roman" w:hAnsi="Times New Roman" w:cs="Times New Roman"/>
          </w:rPr>
          <w:t xml:space="preserve">the developmental </w:t>
        </w:r>
        <w:r w:rsidR="004D4123">
          <w:rPr>
            <w:rFonts w:ascii="Times New Roman" w:hAnsi="Times New Roman" w:cs="Times New Roman"/>
          </w:rPr>
          <w:t>mechanism</w:t>
        </w:r>
        <w:r w:rsidR="004A0C26">
          <w:rPr>
            <w:rFonts w:ascii="Times New Roman" w:hAnsi="Times New Roman" w:cs="Times New Roman"/>
          </w:rPr>
          <w:t xml:space="preserve"> by which</w:t>
        </w:r>
      </w:ins>
      <w:r w:rsidRPr="00837A49">
        <w:rPr>
          <w:rFonts w:ascii="Times New Roman" w:hAnsi="Times New Roman" w:cs="Times New Roman"/>
        </w:rPr>
        <w:t xml:space="preserve"> infants come to know that people and objects possess distinct causal properties, and specifically whether infants use</w:t>
      </w:r>
      <w:ins w:id="295" w:author="Benton, Deon [2]" w:date="2022-09-19T09:27:00Z">
        <w:r w:rsidR="00826370">
          <w:rPr>
            <w:rFonts w:ascii="Times New Roman" w:hAnsi="Times New Roman" w:cs="Times New Roman"/>
          </w:rPr>
          <w:t xml:space="preserve"> the</w:t>
        </w:r>
      </w:ins>
      <w:ins w:id="296"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w:t>
      </w:r>
      <w:ins w:id="297" w:author="Benton, Deon [2]" w:date="2022-09-19T09:28:00Z">
        <w:r w:rsidR="00FE6743">
          <w:rPr>
            <w:rFonts w:ascii="Times New Roman" w:hAnsi="Times New Roman" w:cs="Times New Roman"/>
          </w:rPr>
          <w:t xml:space="preserve"> without recourse to innate knowledge or specialized systems</w:t>
        </w:r>
      </w:ins>
      <w:r w:rsidRPr="00837A49">
        <w:rPr>
          <w:rFonts w:ascii="Times New Roman" w:hAnsi="Times New Roman" w:cs="Times New Roman"/>
        </w:rPr>
        <w:t>. My extensive experience conducting experiments with infants and young children (e.g., Benton, 2016; Benton, Rakison, &amp; Sobel, 2021; Rakison &amp; Benton, 2019) combined with my extensive experience</w:t>
      </w:r>
      <w:ins w:id="298"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w:t>
      </w:r>
      <w:del w:id="299" w:author="Benton, Deon [2]" w:date="2022-09-19T09:28:00Z">
        <w:r w:rsidRPr="00837A49" w:rsidDel="00301A84">
          <w:rPr>
            <w:rFonts w:ascii="Times New Roman" w:hAnsi="Times New Roman" w:cs="Times New Roman"/>
          </w:rPr>
          <w:delText xml:space="preserve">to </w:delText>
        </w:r>
      </w:del>
      <w:ins w:id="300" w:author="Benton, Deon [2]" w:date="2022-09-19T09:28:00Z">
        <w:r w:rsidR="00301A84">
          <w:rPr>
            <w:rFonts w:ascii="Times New Roman" w:hAnsi="Times New Roman" w:cs="Times New Roman"/>
          </w:rPr>
          <w:t>and applying them to</w:t>
        </w:r>
      </w:ins>
      <w:ins w:id="301" w:author="Benton, Deon [2]" w:date="2022-09-06T17:33:00Z">
        <w:r w:rsidR="005834A6" w:rsidRPr="00837A49">
          <w:rPr>
            <w:rFonts w:ascii="Times New Roman" w:hAnsi="Times New Roman" w:cs="Times New Roman"/>
          </w:rPr>
          <w:t xml:space="preserve"> </w:t>
        </w:r>
      </w:ins>
      <w:r w:rsidRPr="00837A49">
        <w:rPr>
          <w:rFonts w:ascii="Times New Roman" w:hAnsi="Times New Roman" w:cs="Times New Roman"/>
        </w:rPr>
        <w:t>different aspects of cognitive development in infants and young children (e.g., Benton, 2022; Benton &amp; Rakison, 2018; Benton, Rakison, &amp; Sobel, 2021; Benton &amp; Lapan, 2022; Rakison &amp; Benton, 2019) makes me especially well qualified and suited not only to carry out this project but to ensure its</w:t>
      </w:r>
      <w:ins w:id="302"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p>
    <w:p w14:paraId="6B8738A1" w14:textId="77777777" w:rsidR="00837A49" w:rsidRPr="00837A49" w:rsidRDefault="00837A49" w:rsidP="007036EF">
      <w:pPr>
        <w:spacing w:line="240" w:lineRule="exact"/>
        <w:contextualSpacing/>
        <w:jc w:val="both"/>
        <w:rPr>
          <w:rFonts w:ascii="Times New Roman" w:hAnsi="Times New Roman" w:cs="Times New Roman"/>
        </w:rPr>
      </w:pPr>
    </w:p>
    <w:p w14:paraId="3D945A58" w14:textId="582FB3BE" w:rsidR="00837A49" w:rsidRDefault="00837A49" w:rsidP="007036EF">
      <w:pPr>
        <w:spacing w:line="240" w:lineRule="exact"/>
        <w:contextualSpacing/>
        <w:jc w:val="both"/>
        <w:rPr>
          <w:ins w:id="303" w:author="Benton, Deon [2]" w:date="2022-09-12T12:24:00Z"/>
          <w:rFonts w:ascii="Times New Roman" w:hAnsi="Times New Roman" w:cs="Times New Roman"/>
        </w:rPr>
      </w:pPr>
      <w:r w:rsidRPr="00837A49">
        <w:rPr>
          <w:rFonts w:ascii="Times New Roman" w:hAnsi="Times New Roman" w:cs="Times New Roman"/>
        </w:rPr>
        <w:t>Innovation</w:t>
      </w:r>
    </w:p>
    <w:p w14:paraId="390F6387" w14:textId="77777777" w:rsidR="00E6327B" w:rsidRPr="00837A49" w:rsidRDefault="00E6327B" w:rsidP="007036EF">
      <w:pPr>
        <w:spacing w:line="240" w:lineRule="exact"/>
        <w:contextualSpacing/>
        <w:jc w:val="both"/>
        <w:rPr>
          <w:rFonts w:ascii="Times New Roman" w:hAnsi="Times New Roman" w:cs="Times New Roman"/>
        </w:rPr>
      </w:pPr>
    </w:p>
    <w:p w14:paraId="34BC4E77" w14:textId="5A1C188B" w:rsidR="00837A49" w:rsidRDefault="00837A49" w:rsidP="007036EF">
      <w:pPr>
        <w:spacing w:line="240" w:lineRule="exact"/>
        <w:contextualSpacing/>
        <w:jc w:val="both"/>
        <w:rPr>
          <w:rFonts w:ascii="Times New Roman" w:hAnsi="Times New Roman" w:cs="Times New Roman"/>
        </w:rPr>
      </w:pPr>
      <w:r w:rsidRPr="00837A49">
        <w:rPr>
          <w:rFonts w:ascii="Times New Roman" w:hAnsi="Times New Roman" w:cs="Times New Roman"/>
        </w:rPr>
        <w:t xml:space="preserve">The proposed series of studies are innovative in </w:t>
      </w:r>
      <w:ins w:id="304" w:author="Benton, Deon [2]" w:date="2022-09-06T17:34:00Z">
        <w:r w:rsidR="009B756D">
          <w:rPr>
            <w:rFonts w:ascii="Times New Roman" w:hAnsi="Times New Roman" w:cs="Times New Roman"/>
          </w:rPr>
          <w:t>at least f</w:t>
        </w:r>
      </w:ins>
      <w:ins w:id="305" w:author="Benton, Deon [2]" w:date="2022-09-12T12:25:00Z">
        <w:r w:rsidR="00E57BAE">
          <w:rPr>
            <w:rFonts w:ascii="Times New Roman" w:hAnsi="Times New Roman" w:cs="Times New Roman"/>
          </w:rPr>
          <w:t>ive</w:t>
        </w:r>
      </w:ins>
      <w:ins w:id="306" w:author="Benton, Deon [2]" w:date="2022-09-06T17:34:00Z">
        <w:r w:rsidR="009B756D">
          <w:rPr>
            <w:rFonts w:ascii="Times New Roman" w:hAnsi="Times New Roman" w:cs="Times New Roman"/>
          </w:rPr>
          <w:t xml:space="preserve"> ways</w:t>
        </w:r>
      </w:ins>
      <w:r w:rsidRPr="00837A49">
        <w:rPr>
          <w:rFonts w:ascii="Times New Roman" w:hAnsi="Times New Roman" w:cs="Times New Roman"/>
        </w:rPr>
        <w:t>. First, they are the first to replicate the classic work of Spelke</w:t>
      </w:r>
      <w:ins w:id="307" w:author="Benton, Deon [2]" w:date="2022-09-06T17:34:00Z">
        <w:r w:rsidR="004C7E52">
          <w:rPr>
            <w:rFonts w:ascii="Times New Roman" w:hAnsi="Times New Roman" w:cs="Times New Roman"/>
          </w:rPr>
          <w:t xml:space="preserve"> et al.</w:t>
        </w:r>
      </w:ins>
      <w:r w:rsidRPr="00837A49">
        <w:rPr>
          <w:rFonts w:ascii="Times New Roman" w:hAnsi="Times New Roman" w:cs="Times New Roman"/>
        </w:rPr>
        <w:t xml:space="preserve"> (1995). A direct replication is needed</w:t>
      </w:r>
      <w:ins w:id="308" w:author="Benton, Deon [2]" w:date="2022-09-19T09:32:00Z">
        <w:r w:rsidR="005E4D4D">
          <w:rPr>
            <w:rFonts w:ascii="Times New Roman" w:hAnsi="Times New Roman" w:cs="Times New Roman"/>
          </w:rPr>
          <w:t xml:space="preserve"> because, despite the recognition that this study has received, it remains unknown whether</w:t>
        </w:r>
      </w:ins>
      <w:r w:rsidRPr="00837A49">
        <w:rPr>
          <w:rFonts w:ascii="Times New Roman" w:hAnsi="Times New Roman" w:cs="Times New Roman"/>
        </w:rPr>
        <w:t xml:space="preserve"> infants understand that people and inanimate object possess different causal properties. Second, these studies are innovative because they will extend Spelke et al. (1995) to address the previously mentioned key limitation of Spelke et al. (1995). This will provide new knowledge about</w:t>
      </w:r>
      <w:ins w:id="309"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310"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ins w:id="311"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Specifically, this is the first series of studies systematically to examine whether domain-general associative learning</w:t>
      </w:r>
      <w:ins w:id="312" w:author="Benton, Deon [2]" w:date="2022-09-12T12:25:00Z">
        <w:r w:rsidR="00E6327B">
          <w:rPr>
            <w:rFonts w:ascii="Times New Roman" w:hAnsi="Times New Roman" w:cs="Times New Roman"/>
          </w:rPr>
          <w:t xml:space="preserve"> or Core Knowledge</w:t>
        </w:r>
      </w:ins>
      <w:r w:rsidRPr="00837A49">
        <w:rPr>
          <w:rFonts w:ascii="Times New Roman" w:hAnsi="Times New Roman" w:cs="Times New Roman"/>
        </w:rPr>
        <w:t xml:space="preserve"> explains infants' knowledge about people and objects. Fourth, the project combines behavioral experimentation with computational modeling</w:t>
      </w:r>
      <w:ins w:id="313" w:author="Benton, Deon [2]" w:date="2022-09-12T12:25:00Z">
        <w:r w:rsidR="00E57BAE">
          <w:rPr>
            <w:rFonts w:ascii="Times New Roman" w:hAnsi="Times New Roman" w:cs="Times New Roman"/>
          </w:rPr>
          <w:t xml:space="preserve"> further</w:t>
        </w:r>
      </w:ins>
      <w:r w:rsidRPr="00837A49">
        <w:rPr>
          <w:rFonts w:ascii="Times New Roman" w:hAnsi="Times New Roman" w:cs="Times New Roman"/>
        </w:rPr>
        <w:t xml:space="preserve"> to elucidate the </w:t>
      </w:r>
      <w:ins w:id="314" w:author="Benton, Deon [2]" w:date="2022-09-12T12:25:00Z">
        <w:r w:rsidR="00E57BAE">
          <w:rPr>
            <w:rFonts w:ascii="Times New Roman" w:hAnsi="Times New Roman" w:cs="Times New Roman"/>
          </w:rPr>
          <w:t>developmental mechanism by</w:t>
        </w:r>
      </w:ins>
      <w:r w:rsidRPr="00837A49">
        <w:rPr>
          <w:rFonts w:ascii="Times New Roman" w:hAnsi="Times New Roman" w:cs="Times New Roman"/>
        </w:rPr>
        <w:t xml:space="preserve"> which infants learn about the causal properties of people and objects. </w:t>
      </w:r>
      <w:ins w:id="315" w:author="Benton, Deon [2]" w:date="2022-09-12T12:28:00Z">
        <w:r w:rsidR="009F372E">
          <w:rPr>
            <w:rFonts w:ascii="Times New Roman" w:hAnsi="Times New Roman" w:cs="Times New Roman"/>
            <w:color w:val="FF0000"/>
          </w:rPr>
          <w:t xml:space="preserve">Computational modeling </w:t>
        </w:r>
      </w:ins>
      <w:ins w:id="316" w:author="Benton, Deon [2]" w:date="2022-09-12T12:29:00Z">
        <w:r w:rsidR="009F372E">
          <w:rPr>
            <w:rFonts w:ascii="Times New Roman" w:hAnsi="Times New Roman" w:cs="Times New Roman"/>
            <w:color w:val="FF0000"/>
          </w:rPr>
          <w:t xml:space="preserve">involves implementing verbal theories in a computer program and </w:t>
        </w:r>
      </w:ins>
      <w:ins w:id="317" w:author="Benton, Deon [2]" w:date="2022-09-12T12:28:00Z">
        <w:r w:rsidR="009F372E">
          <w:rPr>
            <w:rFonts w:ascii="Times New Roman" w:hAnsi="Times New Roman" w:cs="Times New Roman"/>
            <w:color w:val="FF0000"/>
          </w:rPr>
          <w:t>is useful because it enables researchers</w:t>
        </w:r>
      </w:ins>
      <w:ins w:id="318" w:author="Benton, Deon [2]" w:date="2022-09-12T12:29:00Z">
        <w:r w:rsidR="009F372E">
          <w:rPr>
            <w:rFonts w:ascii="Times New Roman" w:hAnsi="Times New Roman" w:cs="Times New Roman"/>
            <w:color w:val="FF0000"/>
          </w:rPr>
          <w:t xml:space="preserve"> to “run” those verbal th</w:t>
        </w:r>
      </w:ins>
      <w:ins w:id="319" w:author="Benton, Deon [2]" w:date="2022-09-12T12:30:00Z">
        <w:r w:rsidR="009F372E">
          <w:rPr>
            <w:rFonts w:ascii="Times New Roman" w:hAnsi="Times New Roman" w:cs="Times New Roman"/>
            <w:color w:val="FF0000"/>
          </w:rPr>
          <w:t xml:space="preserve">eories as computer simulations to determine whether they are sufficient to account for </w:t>
        </w:r>
        <w:r w:rsidR="00925C23">
          <w:rPr>
            <w:rFonts w:ascii="Times New Roman" w:hAnsi="Times New Roman" w:cs="Times New Roman"/>
            <w:color w:val="FF0000"/>
          </w:rPr>
          <w:t>infant and child behavior on some task (e.g., Benton, 2022b). Computational modeling is also useful—and represents a distinct adv</w:t>
        </w:r>
      </w:ins>
      <w:ins w:id="320" w:author="Benton, Deon [2]" w:date="2022-09-12T12:31:00Z">
        <w:r w:rsidR="00925C23">
          <w:rPr>
            <w:rFonts w:ascii="Times New Roman" w:hAnsi="Times New Roman" w:cs="Times New Roman"/>
            <w:color w:val="FF0000"/>
          </w:rPr>
          <w:t>antage over verbal theories—because they force researchers to be explicit and precise about key concepts in their verbal theories, which can, in turn, lead to better theories.</w:t>
        </w:r>
      </w:ins>
      <w:ins w:id="321" w:author="Benton, Deon [2]" w:date="2022-09-12T12:28:00Z">
        <w:r w:rsidR="009F372E">
          <w:rPr>
            <w:rFonts w:ascii="Times New Roman" w:hAnsi="Times New Roman" w:cs="Times New Roman"/>
            <w:color w:val="FF0000"/>
          </w:rPr>
          <w:t xml:space="preserve"> </w:t>
        </w:r>
      </w:ins>
      <w:ins w:id="322" w:author="Benton, Deon [2]" w:date="2022-09-12T12:25:00Z">
        <w:r w:rsidR="00E57BAE">
          <w:rPr>
            <w:rFonts w:ascii="Times New Roman" w:hAnsi="Times New Roman" w:cs="Times New Roman"/>
            <w:color w:val="FF0000"/>
          </w:rPr>
          <w:t>Fifth</w:t>
        </w:r>
      </w:ins>
      <w:ins w:id="323" w:author="Benton, Deon [2]" w:date="2022-09-12T12:26:00Z">
        <w:r w:rsidR="00E57BAE">
          <w:rPr>
            <w:rFonts w:ascii="Times New Roman" w:hAnsi="Times New Roman" w:cs="Times New Roman"/>
            <w:color w:val="FF0000"/>
          </w:rPr>
          <w:t>,</w:t>
        </w:r>
      </w:ins>
      <w:r w:rsidRPr="00444A29">
        <w:rPr>
          <w:rFonts w:ascii="Times New Roman" w:hAnsi="Times New Roman" w:cs="Times New Roman"/>
          <w:color w:val="FF0000"/>
        </w:rPr>
        <w:t xml:space="preserve"> </w:t>
      </w:r>
      <w:ins w:id="324" w:author="Benton, Deon [2]" w:date="2022-09-12T12:27:00Z">
        <w:r w:rsidR="00B625B4">
          <w:rPr>
            <w:rFonts w:ascii="Times New Roman" w:hAnsi="Times New Roman" w:cs="Times New Roman"/>
          </w:rPr>
          <w:t>the proposed studies</w:t>
        </w:r>
      </w:ins>
      <w:r w:rsidRPr="00837A49">
        <w:rPr>
          <w:rFonts w:ascii="Times New Roman" w:hAnsi="Times New Roman" w:cs="Times New Roman"/>
        </w:rPr>
        <w:t xml:space="preserve"> can inform interventions that are designed to improve learning in atypically developing populations. </w:t>
      </w:r>
      <w:ins w:id="325" w:author="Benton, Deon [2]" w:date="2022-09-12T12:32:00Z">
        <w:r w:rsidR="000E2865">
          <w:rPr>
            <w:rFonts w:ascii="Times New Roman" w:hAnsi="Times New Roman" w:cs="Times New Roman"/>
          </w:rPr>
          <w:t>By</w:t>
        </w:r>
      </w:ins>
      <w:r w:rsidRPr="00837A49">
        <w:rPr>
          <w:rFonts w:ascii="Times New Roman" w:hAnsi="Times New Roman" w:cs="Times New Roman"/>
        </w:rPr>
        <w:t xml:space="preserve"> </w:t>
      </w:r>
      <w:ins w:id="326" w:author="Benton, Deon [2]" w:date="2022-09-12T12:45:00Z">
        <w:r w:rsidR="0004790B">
          <w:rPr>
            <w:rFonts w:ascii="Times New Roman" w:hAnsi="Times New Roman" w:cs="Times New Roman"/>
          </w:rPr>
          <w:t>better understanding</w:t>
        </w:r>
      </w:ins>
      <w:r w:rsidRPr="00837A49">
        <w:rPr>
          <w:rFonts w:ascii="Times New Roman" w:hAnsi="Times New Roman" w:cs="Times New Roman"/>
        </w:rPr>
        <w:t xml:space="preserve"> the </w:t>
      </w:r>
      <w:ins w:id="327" w:author="Benton, Deon [2]" w:date="2022-09-12T12:32:00Z">
        <w:r w:rsidR="000E2865">
          <w:rPr>
            <w:rFonts w:ascii="Times New Roman" w:hAnsi="Times New Roman" w:cs="Times New Roman"/>
          </w:rPr>
          <w:t>developmental mechanism</w:t>
        </w:r>
      </w:ins>
      <w:r w:rsidRPr="00837A49">
        <w:rPr>
          <w:rFonts w:ascii="Times New Roman" w:hAnsi="Times New Roman" w:cs="Times New Roman"/>
        </w:rPr>
        <w:t xml:space="preserve">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ins w:id="328" w:author="Benton, Deon [2]" w:date="2022-09-12T12:33:00Z">
        <w:r w:rsidR="000E2865">
          <w:rPr>
            <w:rFonts w:ascii="Times New Roman" w:hAnsi="Times New Roman" w:cs="Times New Roman"/>
          </w:rPr>
          <w:t xml:space="preserve"> for atypically developing populations</w:t>
        </w:r>
      </w:ins>
      <w:ins w:id="329" w:author="Benton, Deon [2]" w:date="2022-09-12T12:45:00Z">
        <w:r w:rsidR="005528AD">
          <w:rPr>
            <w:rFonts w:ascii="Times New Roman" w:hAnsi="Times New Roman" w:cs="Times New Roman"/>
          </w:rPr>
          <w:t>, especially for those individuals</w:t>
        </w:r>
      </w:ins>
      <w:ins w:id="330" w:author="Benton, Deon [2]" w:date="2022-09-12T12:33:00Z">
        <w:r w:rsidR="000E2865">
          <w:rPr>
            <w:rFonts w:ascii="Times New Roman" w:hAnsi="Times New Roman" w:cs="Times New Roman"/>
          </w:rPr>
          <w:t xml:space="preserve"> whose disorders and deficits </w:t>
        </w:r>
      </w:ins>
      <w:ins w:id="331" w:author="Benton, Deon [2]" w:date="2022-09-12T12:46:00Z">
        <w:r w:rsidR="005528AD">
          <w:rPr>
            <w:rFonts w:ascii="Times New Roman" w:hAnsi="Times New Roman" w:cs="Times New Roman"/>
          </w:rPr>
          <w:t>tend to cause profound social deficits</w:t>
        </w:r>
      </w:ins>
      <w:ins w:id="332" w:author="Benton, Deon [2]" w:date="2022-09-12T12:35:00Z">
        <w:r w:rsidR="0048443F">
          <w:rPr>
            <w:rFonts w:ascii="Times New Roman" w:hAnsi="Times New Roman" w:cs="Times New Roman"/>
          </w:rPr>
          <w:t xml:space="preserve"> </w:t>
        </w:r>
      </w:ins>
      <w:ins w:id="333" w:author="Benton, Deon [2]" w:date="2022-09-12T12:36:00Z">
        <w:r w:rsidR="00266B83">
          <w:rPr>
            <w:rFonts w:ascii="Times New Roman" w:hAnsi="Times New Roman" w:cs="Times New Roman"/>
          </w:rPr>
          <w:t xml:space="preserve">(e.g., </w:t>
        </w:r>
      </w:ins>
      <w:ins w:id="334" w:author="Benton, Deon [2]" w:date="2022-09-12T12:35:00Z">
        <w:r w:rsidR="0048443F">
          <w:rPr>
            <w:rFonts w:ascii="Times New Roman" w:hAnsi="Times New Roman" w:cs="Times New Roman"/>
          </w:rPr>
          <w:t xml:space="preserve">individuals </w:t>
        </w:r>
      </w:ins>
      <w:ins w:id="335" w:author="Benton, Deon [2]" w:date="2022-09-12T12:47:00Z">
        <w:r w:rsidR="00625CCF">
          <w:rPr>
            <w:rFonts w:ascii="Times New Roman" w:hAnsi="Times New Roman" w:cs="Times New Roman"/>
          </w:rPr>
          <w:t>with Autism Spectrum Disorders</w:t>
        </w:r>
      </w:ins>
      <w:ins w:id="336" w:author="Benton, Deon [2]" w:date="2022-09-12T12:48:00Z">
        <w:r w:rsidR="002B4C1C">
          <w:rPr>
            <w:rFonts w:ascii="Times New Roman" w:hAnsi="Times New Roman" w:cs="Times New Roman"/>
          </w:rPr>
          <w:t>; CITE</w:t>
        </w:r>
      </w:ins>
      <w:ins w:id="337" w:author="Benton, Deon [2]" w:date="2022-09-12T12:47:00Z">
        <w:r w:rsidR="00625CCF">
          <w:rPr>
            <w:rFonts w:ascii="Times New Roman" w:hAnsi="Times New Roman" w:cs="Times New Roman"/>
          </w:rPr>
          <w:t>)</w:t>
        </w:r>
      </w:ins>
      <w:del w:id="338" w:author="Benton, Deon [2]" w:date="2022-09-12T12:47:00Z">
        <w:r w:rsidRPr="00837A49" w:rsidDel="00625CCF">
          <w:rPr>
            <w:rFonts w:ascii="Times New Roman" w:hAnsi="Times New Roman" w:cs="Times New Roman"/>
          </w:rPr>
          <w:delText>.</w:delText>
        </w:r>
      </w:del>
    </w:p>
    <w:p w14:paraId="14B49F85" w14:textId="77777777" w:rsidR="001476CF" w:rsidRDefault="001476CF" w:rsidP="007036EF">
      <w:pPr>
        <w:spacing w:line="240" w:lineRule="exact"/>
        <w:contextualSpacing/>
        <w:jc w:val="both"/>
        <w:rPr>
          <w:rFonts w:ascii="Times New Roman" w:hAnsi="Times New Roman" w:cs="Times New Roman"/>
        </w:rPr>
      </w:pPr>
    </w:p>
    <w:p w14:paraId="5728D65E" w14:textId="4A31F7F4" w:rsidR="00444A29" w:rsidRDefault="00444A29" w:rsidP="007036EF">
      <w:pPr>
        <w:spacing w:line="240" w:lineRule="exact"/>
        <w:contextualSpacing/>
        <w:jc w:val="both"/>
        <w:rPr>
          <w:ins w:id="339" w:author="Benton, Deon [2]" w:date="2022-09-08T09:09:00Z"/>
          <w:rFonts w:ascii="Times New Roman" w:hAnsi="Times New Roman" w:cs="Times New Roman"/>
        </w:rPr>
      </w:pPr>
      <w:r w:rsidRPr="00444A29">
        <w:rPr>
          <w:rFonts w:ascii="Times New Roman" w:hAnsi="Times New Roman" w:cs="Times New Roman"/>
        </w:rPr>
        <w:t>Study 1</w:t>
      </w:r>
    </w:p>
    <w:p w14:paraId="7A023570" w14:textId="77777777" w:rsidR="005557D3" w:rsidRDefault="005557D3" w:rsidP="007036EF">
      <w:pPr>
        <w:spacing w:line="240" w:lineRule="exact"/>
        <w:contextualSpacing/>
        <w:jc w:val="both"/>
        <w:rPr>
          <w:rFonts w:ascii="Times New Roman" w:hAnsi="Times New Roman" w:cs="Times New Roman"/>
        </w:rPr>
      </w:pPr>
    </w:p>
    <w:p w14:paraId="114F086E" w14:textId="000CBC09" w:rsidR="00444A29" w:rsidRP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Purpose. This study</w:t>
      </w:r>
      <w:ins w:id="340" w:author="Benton, Deon [2]" w:date="2022-09-19T09:40:00Z">
        <w:r w:rsidR="00333450">
          <w:rPr>
            <w:rFonts w:ascii="Times New Roman" w:hAnsi="Times New Roman" w:cs="Times New Roman"/>
          </w:rPr>
          <w:t>—which will use the habituation procedure (Cohen, 1973)—</w:t>
        </w:r>
      </w:ins>
      <w:del w:id="341" w:author="Benton, Deon [2]" w:date="2022-09-19T09:40:00Z">
        <w:r w:rsidRPr="00444A29" w:rsidDel="00333450">
          <w:rPr>
            <w:rFonts w:ascii="Times New Roman" w:hAnsi="Times New Roman" w:cs="Times New Roman"/>
          </w:rPr>
          <w:delText xml:space="preserve"> </w:delText>
        </w:r>
      </w:del>
      <w:r w:rsidRPr="00444A29">
        <w:rPr>
          <w:rFonts w:ascii="Times New Roman" w:hAnsi="Times New Roman" w:cs="Times New Roman"/>
        </w:rPr>
        <w:t xml:space="preserve">is designed to replicate Spelke et al. (1995) </w:t>
      </w:r>
      <w:ins w:id="342" w:author="Benton, Deon [2]" w:date="2022-09-19T09:35:00Z">
        <w:r w:rsidR="00521FCF">
          <w:rPr>
            <w:rFonts w:ascii="Times New Roman" w:hAnsi="Times New Roman" w:cs="Times New Roman"/>
          </w:rPr>
          <w:t xml:space="preserve">and to </w:t>
        </w:r>
      </w:ins>
      <w:ins w:id="343" w:author="Benton, Deon [2]" w:date="2022-09-19T09:36:00Z">
        <w:r w:rsidR="00521FCF">
          <w:rPr>
            <w:rFonts w:ascii="Times New Roman" w:hAnsi="Times New Roman" w:cs="Times New Roman"/>
          </w:rPr>
          <w:t>extend</w:t>
        </w:r>
      </w:ins>
      <w:ins w:id="344" w:author="Benton, Deon [2]" w:date="2022-09-19T09:35:00Z">
        <w:r w:rsidR="00521FCF">
          <w:rPr>
            <w:rFonts w:ascii="Times New Roman" w:hAnsi="Times New Roman" w:cs="Times New Roman"/>
          </w:rPr>
          <w:t xml:space="preserve"> it </w:t>
        </w:r>
      </w:ins>
      <w:r w:rsidRPr="00444A29">
        <w:rPr>
          <w:rFonts w:ascii="Times New Roman" w:hAnsi="Times New Roman" w:cs="Times New Roman"/>
        </w:rPr>
        <w:t xml:space="preserve">by using artificial, two-dimensional stimuli rather than realistic, three-dimensional stimuli and </w:t>
      </w:r>
      <w:ins w:id="345" w:author="Benton, Deon [2]" w:date="2022-09-19T09:36:00Z">
        <w:r w:rsidR="00521FCF">
          <w:rPr>
            <w:rFonts w:ascii="Times New Roman" w:hAnsi="Times New Roman" w:cs="Times New Roman"/>
          </w:rPr>
          <w:t xml:space="preserve">by </w:t>
        </w:r>
      </w:ins>
      <w:r w:rsidRPr="00444A29">
        <w:rPr>
          <w:rFonts w:ascii="Times New Roman" w:hAnsi="Times New Roman" w:cs="Times New Roman"/>
        </w:rPr>
        <w:t xml:space="preserve">testing 4-, 7-, and 11-month-old infants. </w:t>
      </w:r>
      <w:ins w:id="346" w:author="Benton, Deon [2]" w:date="2022-09-12T12:37:00Z">
        <w:r w:rsidR="002E022D">
          <w:rPr>
            <w:rFonts w:ascii="Times New Roman" w:hAnsi="Times New Roman" w:cs="Times New Roman"/>
          </w:rPr>
          <w:t xml:space="preserve">I will test infants at different ages </w:t>
        </w:r>
      </w:ins>
      <w:ins w:id="347" w:author="Benton, Deon [2]" w:date="2022-09-19T10:50:00Z">
        <w:r w:rsidR="007114B1">
          <w:rPr>
            <w:rFonts w:ascii="Times New Roman" w:hAnsi="Times New Roman" w:cs="Times New Roman"/>
          </w:rPr>
          <w:t xml:space="preserve">to examine whether infants possess innate knowledge about </w:t>
        </w:r>
      </w:ins>
      <w:ins w:id="348" w:author="Benton, Deon [2]" w:date="2022-09-19T10:51:00Z">
        <w:r w:rsidR="007114B1">
          <w:rPr>
            <w:rFonts w:ascii="Times New Roman" w:hAnsi="Times New Roman" w:cs="Times New Roman"/>
          </w:rPr>
          <w:t xml:space="preserve">the causal properties of people and objects (by testing 4-month-olds) or whether this knowledge undergoes a developmental progression (by testing a range </w:t>
        </w:r>
      </w:ins>
      <w:ins w:id="349" w:author="Benton, Deon [2]" w:date="2022-09-19T10:52:00Z">
        <w:r w:rsidR="007114B1">
          <w:rPr>
            <w:rFonts w:ascii="Times New Roman" w:hAnsi="Times New Roman" w:cs="Times New Roman"/>
          </w:rPr>
          <w:t>of ages)</w:t>
        </w:r>
      </w:ins>
      <w:ins w:id="350" w:author="Benton, Deon [2]" w:date="2022-09-12T12:37:00Z">
        <w:r w:rsidR="002E022D">
          <w:rPr>
            <w:rFonts w:ascii="Times New Roman" w:hAnsi="Times New Roman" w:cs="Times New Roman"/>
          </w:rPr>
          <w:t xml:space="preserve">. </w:t>
        </w:r>
      </w:ins>
    </w:p>
    <w:p w14:paraId="34C33189" w14:textId="1C444442" w:rsidR="00444A29" w:rsidRDefault="00444A29" w:rsidP="007036EF">
      <w:pPr>
        <w:spacing w:line="240" w:lineRule="exact"/>
        <w:ind w:firstLine="720"/>
        <w:contextualSpacing/>
        <w:jc w:val="both"/>
        <w:rPr>
          <w:ins w:id="351" w:author="Benton, Deon [2]" w:date="2022-09-19T09:40:00Z"/>
          <w:rFonts w:ascii="Times New Roman" w:hAnsi="Times New Roman" w:cs="Times New Roman"/>
        </w:rPr>
      </w:pPr>
      <w:r w:rsidRPr="00444A29">
        <w:rPr>
          <w:rFonts w:ascii="Times New Roman" w:hAnsi="Times New Roman" w:cs="Times New Roman"/>
        </w:rPr>
        <w:t>Artificial stimuli were used for two reasons.  First, the use of artificial stimuli makes it possible experimentally to control for the aforementioned animacy-cue confound in Spelke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w:t>
      </w:r>
    </w:p>
    <w:p w14:paraId="01FB67A1" w14:textId="77777777" w:rsidR="00333450" w:rsidRPr="00444A29" w:rsidRDefault="00333450" w:rsidP="007036EF">
      <w:pPr>
        <w:spacing w:line="240" w:lineRule="exact"/>
        <w:ind w:firstLine="720"/>
        <w:contextualSpacing/>
        <w:jc w:val="both"/>
        <w:rPr>
          <w:rFonts w:ascii="Times New Roman" w:hAnsi="Times New Roman" w:cs="Times New Roman"/>
        </w:rPr>
      </w:pPr>
    </w:p>
    <w:p w14:paraId="5713005C" w14:textId="7058690F" w:rsidR="00444A29" w:rsidRDefault="00444A29" w:rsidP="007036EF">
      <w:pPr>
        <w:spacing w:line="240" w:lineRule="exact"/>
        <w:contextualSpacing/>
        <w:jc w:val="both"/>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7036EF">
      <w:pPr>
        <w:spacing w:line="240" w:lineRule="exact"/>
        <w:contextualSpacing/>
        <w:jc w:val="both"/>
        <w:rPr>
          <w:rFonts w:ascii="Times New Roman" w:hAnsi="Times New Roman" w:cs="Times New Roman"/>
          <w:color w:val="FF0000"/>
        </w:rPr>
      </w:pPr>
    </w:p>
    <w:p w14:paraId="69CF3CF7" w14:textId="56546F8A" w:rsid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occluder, whereas infants in the Inanimate Object condition will be familiarized with the two object stimuli on either side of the occluder. The familiarization phase will last 30 seconds to match the length of this phase in Spelke et al. (1995). A man in red pants and a red shirt and a woman in a blue dress will be used in the People condition. A red box and blue cylinder will be used in the Inanimate Object condition. The stimuli used in both conditions will exactly match those used in Spelke et </w:t>
      </w:r>
      <w:r w:rsidRPr="00444A29">
        <w:rPr>
          <w:rFonts w:ascii="Times New Roman" w:hAnsi="Times New Roman" w:cs="Times New Roman"/>
        </w:rPr>
        <w:lastRenderedPageBreak/>
        <w:t xml:space="preserve">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occluder. A second, initially half-occluded person (or object) will then emerge from behind the occluder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Spelke et al. (1995) did not counterbalance these identities. Following habituation, infants will be shown two test events without the occluder.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similar to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7036EF">
      <w:pPr>
        <w:spacing w:line="240" w:lineRule="exact"/>
        <w:ind w:firstLine="720"/>
        <w:contextualSpacing/>
        <w:jc w:val="both"/>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similar to that of previous habituation studies I have conducted (typically &gt;97%).</w:t>
      </w:r>
    </w:p>
    <w:p w14:paraId="7C532703" w14:textId="55E50B53" w:rsidR="00444A29" w:rsidRPr="00444A29" w:rsidRDefault="00444A29" w:rsidP="007036EF">
      <w:pPr>
        <w:spacing w:line="240" w:lineRule="exact"/>
        <w:ind w:firstLine="720"/>
        <w:contextualSpacing/>
        <w:jc w:val="both"/>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Spelke et al. (1995) with one key difference. This study would mirror Spelke et al. (1995) by using live, three-dimensional people and objects (like Spelke et al. [1995]). However, in contrast to Spelke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 xml:space="preserve">Measures and analyses. The dependent variable for each analysis is looking time measured 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infants' looking time measured in seconds.  Any significant interactions will be followed up with additional LMMs and Bonferroni-corrected post-hoc t-tests. </w:t>
      </w:r>
    </w:p>
    <w:p w14:paraId="40A6B37D" w14:textId="77777777" w:rsidR="001476CF" w:rsidRPr="00444A29" w:rsidRDefault="001476CF" w:rsidP="007036EF">
      <w:pPr>
        <w:spacing w:line="240" w:lineRule="exact"/>
        <w:contextualSpacing/>
        <w:jc w:val="both"/>
        <w:rPr>
          <w:rFonts w:ascii="Times New Roman" w:hAnsi="Times New Roman" w:cs="Times New Roman"/>
        </w:rPr>
      </w:pPr>
    </w:p>
    <w:p w14:paraId="1BC95A57" w14:textId="5640A829" w:rsid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exactly the same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7036EF">
      <w:pPr>
        <w:spacing w:line="240" w:lineRule="exact"/>
        <w:contextualSpacing/>
        <w:jc w:val="both"/>
        <w:rPr>
          <w:rFonts w:ascii="Times New Roman" w:hAnsi="Times New Roman" w:cs="Times New Roman"/>
        </w:rPr>
      </w:pPr>
    </w:p>
    <w:p w14:paraId="1E5D371E" w14:textId="32CA2FF1" w:rsidR="00444A29" w:rsidRDefault="00444A29" w:rsidP="007036EF">
      <w:pPr>
        <w:spacing w:line="240" w:lineRule="exact"/>
        <w:contextualSpacing/>
        <w:jc w:val="both"/>
        <w:rPr>
          <w:ins w:id="352" w:author="Benton, Deon [2]" w:date="2022-09-09T11:53:00Z"/>
          <w:rFonts w:ascii="Times New Roman" w:hAnsi="Times New Roman" w:cs="Times New Roman"/>
        </w:rPr>
      </w:pPr>
      <w:r w:rsidRPr="00444A29">
        <w:rPr>
          <w:rFonts w:ascii="Times New Roman" w:hAnsi="Times New Roman" w:cs="Times New Roman"/>
        </w:rPr>
        <w:lastRenderedPageBreak/>
        <w:t>Study 2</w:t>
      </w:r>
    </w:p>
    <w:p w14:paraId="119E08BF" w14:textId="77777777" w:rsidR="003479F2" w:rsidRDefault="003479F2" w:rsidP="007036EF">
      <w:pPr>
        <w:spacing w:line="240" w:lineRule="exact"/>
        <w:contextualSpacing/>
        <w:jc w:val="both"/>
        <w:rPr>
          <w:rFonts w:ascii="Times New Roman" w:hAnsi="Times New Roman" w:cs="Times New Roman"/>
        </w:rPr>
      </w:pPr>
    </w:p>
    <w:p w14:paraId="12760C3F" w14:textId="0BC0C70B" w:rsidR="00444A29" w:rsidRP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Spelke et al. (1995). </w:t>
      </w:r>
    </w:p>
    <w:p w14:paraId="54A81917" w14:textId="77777777" w:rsidR="001476CF" w:rsidRDefault="001476CF" w:rsidP="007036EF">
      <w:pPr>
        <w:spacing w:line="240" w:lineRule="exact"/>
        <w:contextualSpacing/>
        <w:jc w:val="both"/>
        <w:rPr>
          <w:rFonts w:ascii="Times New Roman" w:hAnsi="Times New Roman" w:cs="Times New Roman"/>
        </w:rPr>
      </w:pPr>
    </w:p>
    <w:p w14:paraId="55E3B7A1" w14:textId="4FD7629E" w:rsid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Design and procedure. This study will be similar to Study 1 except that infants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occluder, and tested on a Collision and No-Collision test event. </w:t>
      </w:r>
    </w:p>
    <w:p w14:paraId="14EF2A62" w14:textId="77777777" w:rsidR="001476CF" w:rsidRPr="00444A29" w:rsidRDefault="001476CF" w:rsidP="007036EF">
      <w:pPr>
        <w:spacing w:line="240" w:lineRule="exact"/>
        <w:contextualSpacing/>
        <w:jc w:val="both"/>
        <w:rPr>
          <w:rFonts w:ascii="Times New Roman" w:hAnsi="Times New Roman" w:cs="Times New Roman"/>
        </w:rPr>
      </w:pPr>
    </w:p>
    <w:p w14:paraId="0A8734D5" w14:textId="3639A30E" w:rsid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7036EF">
      <w:pPr>
        <w:spacing w:line="240" w:lineRule="exact"/>
        <w:contextualSpacing/>
        <w:jc w:val="both"/>
        <w:rPr>
          <w:rFonts w:ascii="Times New Roman" w:hAnsi="Times New Roman" w:cs="Times New Roman"/>
        </w:rPr>
      </w:pPr>
    </w:p>
    <w:p w14:paraId="7968F3FD" w14:textId="32369FFC" w:rsidR="00444A29" w:rsidRPr="00444A29" w:rsidRDefault="00444A29" w:rsidP="007036EF">
      <w:pPr>
        <w:spacing w:line="240" w:lineRule="exact"/>
        <w:contextualSpacing/>
        <w:jc w:val="both"/>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Spelke et al. [1995]), then infants' looking behavior should reflect the operation of such a mechanism. For example, if, in the real world, infants learned that legs are associated with contact </w:t>
      </w:r>
      <w:ins w:id="353" w:author="Benton, Deon [2]" w:date="2022-09-09T14:44:00Z">
        <w:r w:rsidR="00B136EA">
          <w:rPr>
            <w:rFonts w:ascii="Times New Roman" w:hAnsi="Times New Roman" w:cs="Times New Roman"/>
          </w:rPr>
          <w:t>and action-at-a-dis</w:t>
        </w:r>
        <w:r w:rsidR="008744F1">
          <w:rPr>
            <w:rFonts w:ascii="Times New Roman" w:hAnsi="Times New Roman" w:cs="Times New Roman"/>
          </w:rPr>
          <w:t>t</w:t>
        </w:r>
        <w:r w:rsidR="00B136EA">
          <w:rPr>
            <w:rFonts w:ascii="Times New Roman" w:hAnsi="Times New Roman" w:cs="Times New Roman"/>
          </w:rPr>
          <w:t xml:space="preserve">ance </w:t>
        </w:r>
      </w:ins>
      <w:r w:rsidRPr="00444A29">
        <w:rPr>
          <w:rFonts w:ascii="Times New Roman" w:hAnsi="Times New Roman" w:cs="Times New Roman"/>
        </w:rPr>
        <w:t xml:space="preserve">causality and that the bottom-halves of inanimate objects are associated with contact causality only, then infants assigned to the People with </w:t>
      </w:r>
      <w:ins w:id="354" w:author="Benton, Deon [2]" w:date="2022-09-09T14:45:00Z">
        <w:r w:rsidR="00F47D7B">
          <w:rPr>
            <w:rFonts w:ascii="Times New Roman" w:hAnsi="Times New Roman" w:cs="Times New Roman"/>
          </w:rPr>
          <w:t xml:space="preserve">an </w:t>
        </w:r>
      </w:ins>
      <w:r w:rsidRPr="00444A29">
        <w:rPr>
          <w:rFonts w:ascii="Times New Roman" w:hAnsi="Times New Roman" w:cs="Times New Roman"/>
        </w:rPr>
        <w:t xml:space="preserve">Inanimate Object </w:t>
      </w:r>
      <w:ins w:id="355" w:author="Benton, Deon [2]" w:date="2022-09-09T14:45:00Z">
        <w:r w:rsidR="00F47D7B">
          <w:rPr>
            <w:rFonts w:ascii="Times New Roman" w:hAnsi="Times New Roman" w:cs="Times New Roman"/>
          </w:rPr>
          <w:t>Bottom Half</w:t>
        </w:r>
      </w:ins>
      <w:r w:rsidRPr="00444A29">
        <w:rPr>
          <w:rFonts w:ascii="Times New Roman" w:hAnsi="Times New Roman" w:cs="Times New Roman"/>
        </w:rPr>
        <w:t xml:space="preserve"> condition should,</w:t>
      </w:r>
      <w:ins w:id="356" w:author="Benton, Deon [2]" w:date="2022-09-09T14:44:00Z">
        <w:r w:rsidR="002F5E41">
          <w:rPr>
            <w:rFonts w:ascii="Times New Roman" w:hAnsi="Times New Roman" w:cs="Times New Roman"/>
          </w:rPr>
          <w:t xml:space="preserve"> perhaps</w:t>
        </w:r>
      </w:ins>
      <w:r w:rsidRPr="00444A29">
        <w:rPr>
          <w:rFonts w:ascii="Times New Roman" w:hAnsi="Times New Roman" w:cs="Times New Roman"/>
        </w:rPr>
        <w:t xml:space="preserve"> counterintuitively, look longer at the No Collison test event than at the Collision test event. In contrast, infants assigned to the Inanimate Object with People Legs condition should look equally long at the two test events. In general, if infants' knowledge about the causal properties of people and objects is based on associations</w:t>
      </w:r>
      <w:ins w:id="357" w:author="Benton, Deon [2]" w:date="2022-09-09T14:47:00Z">
        <w:r w:rsidR="00172F60">
          <w:rPr>
            <w:rFonts w:ascii="Times New Roman" w:hAnsi="Times New Roman" w:cs="Times New Roman"/>
          </w:rPr>
          <w:t xml:space="preserve"> formed between</w:t>
        </w:r>
      </w:ins>
      <w:r w:rsidRPr="00444A29">
        <w:rPr>
          <w:rFonts w:ascii="Times New Roman" w:hAnsi="Times New Roman" w:cs="Times New Roman"/>
        </w:rPr>
        <w:t xml:space="preserve"> perceptual features</w:t>
      </w:r>
      <w:ins w:id="358" w:author="Benton, Deon [2]" w:date="2022-09-09T14:47:00Z">
        <w:r w:rsidR="00172F60">
          <w:rPr>
            <w:rFonts w:ascii="Times New Roman" w:hAnsi="Times New Roman" w:cs="Times New Roman"/>
          </w:rPr>
          <w:t xml:space="preserve"> and different types of causality</w:t>
        </w:r>
      </w:ins>
      <w:r w:rsidRPr="00444A29">
        <w:rPr>
          <w:rFonts w:ascii="Times New Roman" w:hAnsi="Times New Roman" w:cs="Times New Roman"/>
        </w:rPr>
        <w:t>, then infants should treat as "human beings" objects with people parts (whatever those parts may be) and people with objects parts as "objects."</w:t>
      </w:r>
    </w:p>
    <w:p w14:paraId="267ECC0E" w14:textId="18A1E55D" w:rsidR="00444A29" w:rsidRPr="00444A29" w:rsidRDefault="00444A29" w:rsidP="007036EF">
      <w:pPr>
        <w:spacing w:line="240" w:lineRule="exact"/>
        <w:ind w:firstLine="720"/>
        <w:contextualSpacing/>
        <w:jc w:val="both"/>
        <w:rPr>
          <w:rFonts w:ascii="Times New Roman" w:hAnsi="Times New Roman" w:cs="Times New Roman"/>
        </w:rPr>
      </w:pPr>
      <w:r w:rsidRPr="00444A29">
        <w:rPr>
          <w:rFonts w:ascii="Times New Roman" w:hAnsi="Times New Roman" w:cs="Times New Roman"/>
        </w:rPr>
        <w:t>One potential complication with this study is that it is difficult to know what infants' looking behavior means if they look equally long at the Contact and No Contact test events. For example, if infants in</w:t>
      </w:r>
      <w:ins w:id="359" w:author="Benton, Deon [2]" w:date="2022-09-09T14:50:00Z">
        <w:r w:rsidR="00E0427F">
          <w:rPr>
            <w:rFonts w:ascii="Times New Roman" w:hAnsi="Times New Roman" w:cs="Times New Roman"/>
          </w:rPr>
          <w:t xml:space="preserve"> any of</w:t>
        </w:r>
      </w:ins>
      <w:r w:rsidRPr="00444A29">
        <w:rPr>
          <w:rFonts w:ascii="Times New Roman" w:hAnsi="Times New Roman" w:cs="Times New Roman"/>
        </w:rPr>
        <w:t xml:space="preserve"> the Objects with People Parts</w:t>
      </w:r>
      <w:ins w:id="360" w:author="Benton, Deon [2]" w:date="2022-09-09T14:50:00Z">
        <w:r w:rsidR="00E0427F">
          <w:rPr>
            <w:rFonts w:ascii="Times New Roman" w:hAnsi="Times New Roman" w:cs="Times New Roman"/>
          </w:rPr>
          <w:t xml:space="preserve"> conditions</w:t>
        </w:r>
      </w:ins>
      <w:r w:rsidRPr="00444A29">
        <w:rPr>
          <w:rFonts w:ascii="Times New Roman" w:hAnsi="Times New Roman" w:cs="Times New Roman"/>
        </w:rPr>
        <w:t xml:space="preserve"> look</w:t>
      </w:r>
      <w:del w:id="361" w:author="Benton, Deon [2]" w:date="2022-09-09T14:50:00Z">
        <w:r w:rsidRPr="00444A29" w:rsidDel="00E0427F">
          <w:rPr>
            <w:rFonts w:ascii="Times New Roman" w:hAnsi="Times New Roman" w:cs="Times New Roman"/>
          </w:rPr>
          <w:delText>s</w:delText>
        </w:r>
      </w:del>
      <w:r w:rsidRPr="00444A29">
        <w:rPr>
          <w:rFonts w:ascii="Times New Roman" w:hAnsi="Times New Roman" w:cs="Times New Roman"/>
        </w:rPr>
        <w:t xml:space="preserve"> equally long at the Contact and No Contact test events, this can be due to one of </w:t>
      </w:r>
      <w:ins w:id="362" w:author="Benton, Deon [2]" w:date="2022-09-09T14:50:00Z">
        <w:r w:rsidR="00E0427F">
          <w:rPr>
            <w:rFonts w:ascii="Times New Roman" w:hAnsi="Times New Roman" w:cs="Times New Roman"/>
          </w:rPr>
          <w:t xml:space="preserve">(at minimum) </w:t>
        </w:r>
      </w:ins>
      <w:r w:rsidRPr="00444A29">
        <w:rPr>
          <w:rFonts w:ascii="Times New Roman" w:hAnsi="Times New Roman" w:cs="Times New Roman"/>
        </w:rPr>
        <w:t xml:space="preserve">three possibilities. One possibility is that infants may not see the stimuli as objects </w:t>
      </w:r>
      <w:ins w:id="363" w:author="Benton, Deon [2]" w:date="2022-09-09T14:50:00Z">
        <w:r w:rsidR="004A11EA">
          <w:rPr>
            <w:rFonts w:ascii="Times New Roman" w:hAnsi="Times New Roman" w:cs="Times New Roman"/>
          </w:rPr>
          <w:t xml:space="preserve">that have </w:t>
        </w:r>
      </w:ins>
      <w:r w:rsidRPr="00444A29">
        <w:rPr>
          <w:rFonts w:ascii="Times New Roman" w:hAnsi="Times New Roman" w:cs="Times New Roman"/>
        </w:rPr>
        <w:t>people parts</w:t>
      </w:r>
      <w:ins w:id="364" w:author="Benton, Deon [2]" w:date="2022-09-09T14:51:00Z">
        <w:r w:rsidR="004A11EA">
          <w:rPr>
            <w:rFonts w:ascii="Times New Roman" w:hAnsi="Times New Roman" w:cs="Times New Roman"/>
          </w:rPr>
          <w:t xml:space="preserve"> </w:t>
        </w:r>
      </w:ins>
      <w:del w:id="365" w:author="Benton, Deon [2]" w:date="2022-09-09T14:51:00Z">
        <w:r w:rsidRPr="00444A29" w:rsidDel="004A11EA">
          <w:rPr>
            <w:rFonts w:ascii="Times New Roman" w:hAnsi="Times New Roman" w:cs="Times New Roman"/>
          </w:rPr>
          <w:delText xml:space="preserve"> </w:delText>
        </w:r>
      </w:del>
      <w:r w:rsidRPr="00444A29">
        <w:rPr>
          <w:rFonts w:ascii="Times New Roman" w:hAnsi="Times New Roman" w:cs="Times New Roman"/>
        </w:rPr>
        <w:t xml:space="preserve">appended to them at all. Instead, they may view </w:t>
      </w:r>
      <w:ins w:id="366" w:author="Benton, Deon [2]" w:date="2022-09-09T14:51:00Z">
        <w:r w:rsidR="004A11EA">
          <w:rPr>
            <w:rFonts w:ascii="Times New Roman" w:hAnsi="Times New Roman" w:cs="Times New Roman"/>
          </w:rPr>
          <w:t>the entire set</w:t>
        </w:r>
      </w:ins>
      <w:ins w:id="367" w:author="Benton, Deon [2]" w:date="2022-09-08T09:32:00Z">
        <w:r w:rsidR="006C139F">
          <w:rPr>
            <w:rFonts w:ascii="Times New Roman" w:hAnsi="Times New Roman" w:cs="Times New Roman"/>
          </w:rPr>
          <w:t xml:space="preserve"> </w:t>
        </w:r>
      </w:ins>
      <w:r w:rsidRPr="00444A29">
        <w:rPr>
          <w:rFonts w:ascii="Times New Roman" w:hAnsi="Times New Roman" w:cs="Times New Roman"/>
        </w:rPr>
        <w:t>the stimuli</w:t>
      </w:r>
      <w:ins w:id="368" w:author="Benton, Deon [2]" w:date="2022-09-09T14:51:00Z">
        <w:r w:rsidR="004A11EA">
          <w:rPr>
            <w:rFonts w:ascii="Times New Roman" w:hAnsi="Times New Roman" w:cs="Times New Roman"/>
          </w:rPr>
          <w:t xml:space="preserve"> (i.e., the objects with people parts and people with object parts)</w:t>
        </w:r>
      </w:ins>
      <w:r w:rsidRPr="00444A29">
        <w:rPr>
          <w:rFonts w:ascii="Times New Roman" w:hAnsi="Times New Roman" w:cs="Times New Roman"/>
        </w:rPr>
        <w:t xml:space="preserve"> as people whose </w:t>
      </w:r>
      <w:r w:rsidR="00A70394">
        <w:rPr>
          <w:rFonts w:ascii="Times New Roman" w:hAnsi="Times New Roman" w:cs="Times New Roman"/>
        </w:rPr>
        <w:t>limbs</w:t>
      </w:r>
      <w:r w:rsidRPr="00444A29">
        <w:rPr>
          <w:rFonts w:ascii="Times New Roman" w:hAnsi="Times New Roman" w:cs="Times New Roman"/>
        </w:rPr>
        <w:t xml:space="preserve"> have been occluded</w:t>
      </w:r>
      <w:ins w:id="369" w:author="Benton, Deon [2]" w:date="2022-09-08T09:32:00Z">
        <w:r w:rsidR="005B0DA3">
          <w:rPr>
            <w:rFonts w:ascii="Times New Roman" w:hAnsi="Times New Roman" w:cs="Times New Roman"/>
          </w:rPr>
          <w:t xml:space="preserve"> by different object parts</w:t>
        </w:r>
      </w:ins>
      <w:r w:rsidRPr="00444A29">
        <w:rPr>
          <w:rFonts w:ascii="Times New Roman" w:hAnsi="Times New Roman" w:cs="Times New Roman"/>
        </w:rPr>
        <w:t xml:space="preserve">.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w:t>
      </w:r>
      <w:del w:id="370" w:author="Benton, Deon [2]" w:date="2022-09-09T14:53:00Z">
        <w:r w:rsidRPr="00444A29" w:rsidDel="00250B85">
          <w:rPr>
            <w:rFonts w:ascii="Times New Roman" w:hAnsi="Times New Roman" w:cs="Times New Roman"/>
          </w:rPr>
          <w:delText>Similar to the first possibility, this</w:delText>
        </w:r>
      </w:del>
      <w:ins w:id="371" w:author="Benton, Deon [2]" w:date="2022-09-09T14:53:00Z">
        <w:r w:rsidR="00250B85">
          <w:rPr>
            <w:rFonts w:ascii="Times New Roman" w:hAnsi="Times New Roman" w:cs="Times New Roman"/>
          </w:rPr>
          <w:t>This</w:t>
        </w:r>
      </w:ins>
      <w:r w:rsidRPr="00444A29">
        <w:rPr>
          <w:rFonts w:ascii="Times New Roman" w:hAnsi="Times New Roman" w:cs="Times New Roman"/>
        </w:rPr>
        <w:t xml:space="preserve">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w:t>
      </w:r>
      <w:ins w:id="372" w:author="Benton, Deon [2]" w:date="2022-09-09T14:53:00Z">
        <w:r w:rsidR="002929CF">
          <w:rPr>
            <w:rFonts w:ascii="Times New Roman" w:hAnsi="Times New Roman" w:cs="Times New Roman"/>
          </w:rPr>
          <w:t>,</w:t>
        </w:r>
      </w:ins>
      <w:r w:rsidRPr="00444A29">
        <w:rPr>
          <w:rFonts w:ascii="Times New Roman" w:hAnsi="Times New Roman" w:cs="Times New Roman"/>
        </w:rPr>
        <w:t xml:space="preserve"> a man whose top half, including </w:t>
      </w:r>
      <w:del w:id="373" w:author="Benton, Deon [2]" w:date="2022-09-09T14:53:00Z">
        <w:r w:rsidRPr="00444A29" w:rsidDel="00014D29">
          <w:rPr>
            <w:rFonts w:ascii="Times New Roman" w:hAnsi="Times New Roman" w:cs="Times New Roman"/>
          </w:rPr>
          <w:delText xml:space="preserve">its </w:delText>
        </w:r>
      </w:del>
      <w:ins w:id="374" w:author="Benton, Deon [2]" w:date="2022-09-09T14:53:00Z">
        <w:r w:rsidR="00014D29">
          <w:rPr>
            <w:rFonts w:ascii="Times New Roman" w:hAnsi="Times New Roman" w:cs="Times New Roman"/>
          </w:rPr>
          <w:t>his</w:t>
        </w:r>
        <w:r w:rsidR="00014D29" w:rsidRPr="00444A29">
          <w:rPr>
            <w:rFonts w:ascii="Times New Roman" w:hAnsi="Times New Roman" w:cs="Times New Roman"/>
          </w:rPr>
          <w:t xml:space="preserve"> </w:t>
        </w:r>
      </w:ins>
      <w:r w:rsidRPr="00444A29">
        <w:rPr>
          <w:rFonts w:ascii="Times New Roman" w:hAnsi="Times New Roman" w:cs="Times New Roman"/>
        </w:rPr>
        <w:t xml:space="preserve">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w:t>
      </w:r>
      <w:ins w:id="375" w:author="Benton, Deon [2]" w:date="2022-09-09T14:53:00Z">
        <w:r w:rsidR="005532CA">
          <w:rPr>
            <w:rFonts w:ascii="Times New Roman" w:hAnsi="Times New Roman" w:cs="Times New Roman"/>
          </w:rPr>
          <w:t>“</w:t>
        </w:r>
      </w:ins>
      <w:r w:rsidRPr="00444A29">
        <w:rPr>
          <w:rFonts w:ascii="Times New Roman" w:hAnsi="Times New Roman" w:cs="Times New Roman"/>
        </w:rPr>
        <w:t>disembodied</w:t>
      </w:r>
      <w:ins w:id="376" w:author="Benton, Deon [2]" w:date="2022-09-09T14:54:00Z">
        <w:r w:rsidR="005532CA">
          <w:rPr>
            <w:rFonts w:ascii="Times New Roman" w:hAnsi="Times New Roman" w:cs="Times New Roman"/>
          </w:rPr>
          <w:t>”</w:t>
        </w:r>
      </w:ins>
      <w:r w:rsidRPr="00444A29">
        <w:rPr>
          <w:rFonts w:ascii="Times New Roman" w:hAnsi="Times New Roman" w:cs="Times New Roman"/>
        </w:rPr>
        <w:t xml:space="preserve">) test event, only the man's legs will be shown. Thus, in this other test event, when the object portion of </w:t>
      </w:r>
      <w:del w:id="377" w:author="Benton, Deon [2]" w:date="2022-09-08T09:32:00Z">
        <w:r w:rsidRPr="00444A29" w:rsidDel="006C139F">
          <w:rPr>
            <w:rFonts w:ascii="Times New Roman" w:hAnsi="Times New Roman" w:cs="Times New Roman"/>
          </w:rPr>
          <w:delText>hte</w:delText>
        </w:r>
      </w:del>
      <w:ins w:id="378" w:author="Benton, Deon [2]" w:date="2022-09-08T09:32:00Z">
        <w:r w:rsidR="006C139F" w:rsidRPr="00444A29">
          <w:rPr>
            <w:rFonts w:ascii="Times New Roman" w:hAnsi="Times New Roman" w:cs="Times New Roman"/>
          </w:rPr>
          <w:t>the</w:t>
        </w:r>
      </w:ins>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ins w:id="379" w:author="Benton, Deon [2]" w:date="2022-09-09T14:54:00Z">
        <w:r w:rsidR="00074CD9">
          <w:rPr>
            <w:rFonts w:ascii="Times New Roman" w:hAnsi="Times New Roman" w:cs="Times New Roman"/>
          </w:rPr>
          <w:t xml:space="preserve"> in Study 2</w:t>
        </w:r>
      </w:ins>
      <w:r w:rsidRPr="00444A29">
        <w:rPr>
          <w:rFonts w:ascii="Times New Roman" w:hAnsi="Times New Roman" w:cs="Times New Roman"/>
        </w:rPr>
        <w:t>.</w:t>
      </w:r>
    </w:p>
    <w:p w14:paraId="2E3673FE" w14:textId="720154C3" w:rsidR="00444A29" w:rsidRPr="00444A29" w:rsidRDefault="00444A29" w:rsidP="007036EF">
      <w:pPr>
        <w:spacing w:line="240" w:lineRule="exact"/>
        <w:ind w:firstLine="720"/>
        <w:contextualSpacing/>
        <w:jc w:val="both"/>
        <w:rPr>
          <w:rFonts w:ascii="Times New Roman" w:hAnsi="Times New Roman" w:cs="Times New Roman"/>
        </w:rPr>
      </w:pPr>
      <w:r w:rsidRPr="00444A29">
        <w:rPr>
          <w:rFonts w:ascii="Times New Roman" w:hAnsi="Times New Roman" w:cs="Times New Roman"/>
        </w:rPr>
        <w:t xml:space="preserve">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w:t>
      </w:r>
      <w:r w:rsidRPr="00044700">
        <w:rPr>
          <w:rFonts w:ascii="Times New Roman" w:hAnsi="Times New Roman" w:cs="Times New Roman"/>
          <w:b/>
          <w:bCs/>
          <w:u w:val="single"/>
        </w:rPr>
        <w:t>not</w:t>
      </w:r>
      <w:r w:rsidRPr="00444A29">
        <w:rPr>
          <w:rFonts w:ascii="Times New Roman" w:hAnsi="Times New Roman" w:cs="Times New Roman"/>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6F1D7FCD" w:rsidR="00444A29" w:rsidRPr="00444A29" w:rsidRDefault="00444A29" w:rsidP="007036EF">
      <w:pPr>
        <w:spacing w:line="240" w:lineRule="exact"/>
        <w:ind w:firstLine="720"/>
        <w:contextualSpacing/>
        <w:jc w:val="both"/>
        <w:rPr>
          <w:rFonts w:ascii="Times New Roman" w:hAnsi="Times New Roman" w:cs="Times New Roman"/>
        </w:rPr>
      </w:pPr>
      <w:r w:rsidRPr="00444A29">
        <w:rPr>
          <w:rFonts w:ascii="Times New Roman" w:hAnsi="Times New Roman" w:cs="Times New Roman"/>
        </w:rPr>
        <w:lastRenderedPageBreak/>
        <w:t xml:space="preserve">If this last possibility underlies infants' looking behavior in Experiment 2, there should also be a developmental progression. </w:t>
      </w:r>
      <w:ins w:id="380" w:author="Benton, Deon [2]" w:date="2022-09-09T14:56:00Z">
        <w:r w:rsidR="00044700">
          <w:rPr>
            <w:rFonts w:ascii="Times New Roman" w:hAnsi="Times New Roman" w:cs="Times New Roman"/>
          </w:rPr>
          <w:t>Such a developmental progression is predicted</w:t>
        </w:r>
      </w:ins>
      <w:r w:rsidRPr="00444A29">
        <w:rPr>
          <w:rFonts w:ascii="Times New Roman" w:hAnsi="Times New Roman" w:cs="Times New Roman"/>
        </w:rPr>
        <w:t xml:space="preserve">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w:t>
      </w:r>
      <w:ins w:id="381" w:author="Benton, Deon [2]" w:date="2022-09-09T14:56:00Z">
        <w:r w:rsidR="00044700">
          <w:rPr>
            <w:rFonts w:ascii="Times New Roman" w:hAnsi="Times New Roman" w:cs="Times New Roman"/>
          </w:rPr>
          <w:t xml:space="preserve"> and encountered</w:t>
        </w:r>
      </w:ins>
      <w:r w:rsidRPr="00444A29">
        <w:rPr>
          <w:rFonts w:ascii="Times New Roman" w:hAnsi="Times New Roman" w:cs="Times New Roman"/>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towards the Contact and No Contact events in all of the conditions; that is, they should equally long at these two test events in all of the experimental conditions. This may be due to the fact that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w:t>
      </w:r>
      <w:del w:id="382" w:author="Benton, Deon [2]" w:date="2022-09-09T14:58:00Z">
        <w:r w:rsidRPr="00444A29" w:rsidDel="00FC06D9">
          <w:rPr>
            <w:rFonts w:ascii="Times New Roman" w:hAnsi="Times New Roman" w:cs="Times New Roman"/>
          </w:rPr>
          <w:delText>more such</w:delText>
        </w:r>
      </w:del>
      <w:ins w:id="383" w:author="Benton, Deon [2]" w:date="2022-09-09T14:58:00Z">
        <w:r w:rsidR="00FC06D9">
          <w:rPr>
            <w:rFonts w:ascii="Times New Roman" w:hAnsi="Times New Roman" w:cs="Times New Roman"/>
          </w:rPr>
          <w:t xml:space="preserve">much more </w:t>
        </w:r>
      </w:ins>
      <w:ins w:id="384" w:author="Benton, Deon [2]" w:date="2022-09-09T14:59:00Z">
        <w:r w:rsidR="00FC06D9">
          <w:rPr>
            <w:rFonts w:ascii="Times New Roman" w:hAnsi="Times New Roman" w:cs="Times New Roman"/>
          </w:rPr>
          <w:t>real-world</w:t>
        </w:r>
      </w:ins>
      <w:r w:rsidRPr="00444A29">
        <w:rPr>
          <w:rFonts w:ascii="Times New Roman" w:hAnsi="Times New Roman" w:cs="Times New Roman"/>
        </w:rPr>
        <w:t xml:space="preserve"> experience</w:t>
      </w:r>
      <w:ins w:id="385" w:author="Benton, Deon [2]" w:date="2022-09-09T14:59:00Z">
        <w:r w:rsidR="00FC06D9">
          <w:rPr>
            <w:rFonts w:ascii="Times New Roman" w:hAnsi="Times New Roman" w:cs="Times New Roman"/>
          </w:rPr>
          <w:t xml:space="preserve"> with the causal properties of people and inanimate objects</w:t>
        </w:r>
      </w:ins>
      <w:r w:rsidRPr="00444A29">
        <w:rPr>
          <w:rFonts w:ascii="Times New Roman" w:hAnsi="Times New Roman" w:cs="Times New Roman"/>
        </w:rPr>
        <w:t xml:space="preserve">, they should treat as "human beings" objects with people parts (whatever those parts may be) and people with objects parts as "objects." An open question that this project </w:t>
      </w:r>
      <w:ins w:id="386" w:author="Benton, Deon [2]" w:date="2022-09-09T15:00:00Z">
        <w:r w:rsidR="00401525">
          <w:rPr>
            <w:rFonts w:ascii="Times New Roman" w:hAnsi="Times New Roman" w:cs="Times New Roman"/>
          </w:rPr>
          <w:t>would leave</w:t>
        </w:r>
        <w:r w:rsidR="00401525" w:rsidRPr="00444A29">
          <w:rPr>
            <w:rFonts w:ascii="Times New Roman" w:hAnsi="Times New Roman" w:cs="Times New Roman"/>
          </w:rPr>
          <w:t xml:space="preserve"> </w:t>
        </w:r>
      </w:ins>
      <w:r w:rsidRPr="00444A29">
        <w:rPr>
          <w:rFonts w:ascii="Times New Roman" w:hAnsi="Times New Roman" w:cs="Times New Roman"/>
        </w:rPr>
        <w:t xml:space="preserve">unresolved (but that </w:t>
      </w:r>
      <w:ins w:id="387" w:author="Benton, Deon [2]" w:date="2022-09-09T15:00:00Z">
        <w:r w:rsidR="00401525">
          <w:rPr>
            <w:rFonts w:ascii="Times New Roman" w:hAnsi="Times New Roman" w:cs="Times New Roman"/>
          </w:rPr>
          <w:t>I fully intend to address in follow-up work that would form the basis of an NIH R01</w:t>
        </w:r>
      </w:ins>
      <w:r w:rsidRPr="00444A29">
        <w:rPr>
          <w:rFonts w:ascii="Times New Roman" w:hAnsi="Times New Roman" w:cs="Times New Roman"/>
        </w:rPr>
        <w:t xml:space="preserve">)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possess people parts</w:t>
      </w:r>
      <w:ins w:id="388" w:author="Benton, Deon [2]" w:date="2022-09-09T15:01:00Z">
        <w:r w:rsidR="00401525">
          <w:rPr>
            <w:rFonts w:ascii="Times New Roman" w:hAnsi="Times New Roman" w:cs="Times New Roman"/>
          </w:rPr>
          <w:t xml:space="preserve"> (and it, separately, is established that infants see this stimulus as an object that has a person part appended to it rather than a person that is hiding behind an object)</w:t>
        </w:r>
      </w:ins>
      <w:r w:rsidRPr="00444A29">
        <w:rPr>
          <w:rFonts w:ascii="Times New Roman" w:hAnsi="Times New Roman" w:cs="Times New Roman"/>
        </w:rPr>
        <w:t xml:space="preserve">, it is perceived as an object.  To address this question, it will be important to test infants who are older than those who are tested here. Crucially, though, I maintain that the same </w:t>
      </w:r>
      <w:ins w:id="389" w:author="Benton, Deon [2]" w:date="2022-09-09T15:01:00Z">
        <w:r w:rsidR="00BA04F1">
          <w:rPr>
            <w:rFonts w:ascii="Times New Roman" w:hAnsi="Times New Roman" w:cs="Times New Roman"/>
          </w:rPr>
          <w:t xml:space="preserve">developmental </w:t>
        </w:r>
      </w:ins>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w:t>
      </w:r>
      <w:del w:id="390" w:author="Benton, Deon [2]" w:date="2022-09-09T15:02:00Z">
        <w:r w:rsidRPr="00444A29" w:rsidDel="00BA04F1">
          <w:rPr>
            <w:rFonts w:ascii="Times New Roman" w:hAnsi="Times New Roman" w:cs="Times New Roman"/>
          </w:rPr>
          <w:delText>Essentially,</w:delText>
        </w:r>
      </w:del>
      <w:ins w:id="391" w:author="Benton, Deon [2]" w:date="2022-09-09T15:02:00Z">
        <w:r w:rsidR="00BA04F1">
          <w:rPr>
            <w:rFonts w:ascii="Times New Roman" w:hAnsi="Times New Roman" w:cs="Times New Roman"/>
          </w:rPr>
          <w:t>The crux of this view is that</w:t>
        </w:r>
      </w:ins>
      <w:r w:rsidRPr="00444A29">
        <w:rPr>
          <w:rFonts w:ascii="Times New Roman" w:hAnsi="Times New Roman" w:cs="Times New Roman"/>
        </w:rPr>
        <w:t xml:space="preserve"> these early associations between one or a small number of perceptual features and different kinds of causality come to incorporate other features of people and objects such that even if their early knowledge reflected associations between legs and contact causality, their later knowledge reflects a </w:t>
      </w:r>
      <w:ins w:id="392" w:author="Benton, Deon [2]" w:date="2022-09-09T15:02:00Z">
        <w:r w:rsidR="00BA04F1">
          <w:rPr>
            <w:rFonts w:ascii="Times New Roman" w:hAnsi="Times New Roman" w:cs="Times New Roman"/>
          </w:rPr>
          <w:t xml:space="preserve">“constellation” of </w:t>
        </w:r>
      </w:ins>
      <w:ins w:id="393" w:author="Benton, Deon [2]" w:date="2022-09-09T15:03:00Z">
        <w:r w:rsidR="00BA04F1">
          <w:rPr>
            <w:rFonts w:ascii="Times New Roman" w:hAnsi="Times New Roman" w:cs="Times New Roman"/>
          </w:rPr>
          <w:t xml:space="preserve">learned </w:t>
        </w:r>
      </w:ins>
      <w:r w:rsidR="00A70394" w:rsidRPr="00444A29">
        <w:rPr>
          <w:rFonts w:ascii="Times New Roman" w:hAnsi="Times New Roman" w:cs="Times New Roman"/>
        </w:rPr>
        <w:t>association</w:t>
      </w:r>
      <w:ins w:id="394" w:author="Benton, Deon [2]" w:date="2022-09-09T15:03:00Z">
        <w:r w:rsidR="00BA04F1">
          <w:rPr>
            <w:rFonts w:ascii="Times New Roman" w:hAnsi="Times New Roman" w:cs="Times New Roman"/>
          </w:rPr>
          <w:t>s</w:t>
        </w:r>
      </w:ins>
      <w:r w:rsidRPr="00444A29">
        <w:rPr>
          <w:rFonts w:ascii="Times New Roman" w:hAnsi="Times New Roman" w:cs="Times New Roman"/>
        </w:rPr>
        <w:t xml:space="preserve"> between legs, arms, eyes, </w:t>
      </w:r>
      <w:ins w:id="395" w:author="Benton, Deon [2]" w:date="2022-09-09T15:03:00Z">
        <w:r w:rsidR="00BA04F1">
          <w:rPr>
            <w:rFonts w:ascii="Times New Roman" w:hAnsi="Times New Roman" w:cs="Times New Roman"/>
          </w:rPr>
          <w:t xml:space="preserve">and </w:t>
        </w:r>
      </w:ins>
      <w:r w:rsidRPr="00444A29">
        <w:rPr>
          <w:rFonts w:ascii="Times New Roman" w:hAnsi="Times New Roman" w:cs="Times New Roman"/>
        </w:rPr>
        <w:t>hands</w:t>
      </w:r>
      <w:ins w:id="396" w:author="Benton, Deon [2]" w:date="2022-09-09T15:03:00Z">
        <w:r w:rsidR="00BA04F1">
          <w:rPr>
            <w:rFonts w:ascii="Times New Roman" w:hAnsi="Times New Roman" w:cs="Times New Roman"/>
          </w:rPr>
          <w:t xml:space="preserve"> (among other features) and different kinds of causality</w:t>
        </w:r>
      </w:ins>
      <w:r w:rsidRPr="00444A29">
        <w:rPr>
          <w:rFonts w:ascii="Times New Roman" w:hAnsi="Times New Roman" w:cs="Times New Roman"/>
        </w:rPr>
        <w:t xml:space="preserve">. This later knowledge might be said to correspond to what others have called "conceptual knowledge" (e.g., Gelman, 1990; Keil, 1991; Mandler, 1992; Wellman &amp; Gelman, 1988). </w:t>
      </w:r>
      <w:ins w:id="397" w:author="Benton, Deon [2]" w:date="2022-09-09T15:04:00Z">
        <w:r w:rsidR="009804FC">
          <w:rPr>
            <w:rFonts w:ascii="Times New Roman" w:hAnsi="Times New Roman" w:cs="Times New Roman"/>
          </w:rPr>
          <w:t>The purpose of the projects that are being proposed</w:t>
        </w:r>
      </w:ins>
      <w:r w:rsidRPr="00444A29">
        <w:rPr>
          <w:rFonts w:ascii="Times New Roman" w:hAnsi="Times New Roman" w:cs="Times New Roman"/>
        </w:rPr>
        <w:t xml:space="preserve"> here is simply to demonstrate that, at least early in development, infants' knowledge about the causal properties of people and inanimate objects is based on learned associations. </w:t>
      </w:r>
    </w:p>
    <w:p w14:paraId="1CB26DE5" w14:textId="77777777" w:rsidR="00580AEE" w:rsidRDefault="00580AEE" w:rsidP="007036EF">
      <w:pPr>
        <w:spacing w:line="240" w:lineRule="exact"/>
        <w:ind w:firstLine="720"/>
        <w:contextualSpacing/>
        <w:jc w:val="both"/>
        <w:rPr>
          <w:rFonts w:ascii="Times New Roman" w:hAnsi="Times New Roman" w:cs="Times New Roman"/>
        </w:rPr>
      </w:pPr>
    </w:p>
    <w:p w14:paraId="5989F8D4" w14:textId="042EB918" w:rsidR="00A70394" w:rsidRDefault="00A70394" w:rsidP="007036EF">
      <w:pPr>
        <w:spacing w:line="240" w:lineRule="exact"/>
        <w:contextualSpacing/>
        <w:jc w:val="both"/>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7036EF">
      <w:pPr>
        <w:spacing w:line="240" w:lineRule="exact"/>
        <w:contextualSpacing/>
        <w:jc w:val="both"/>
        <w:rPr>
          <w:rFonts w:ascii="Times New Roman" w:hAnsi="Times New Roman" w:cs="Times New Roman"/>
        </w:rPr>
      </w:pPr>
    </w:p>
    <w:p w14:paraId="43084B95" w14:textId="1E25FFC2" w:rsidR="005C2DBC" w:rsidRDefault="00A70394" w:rsidP="007036EF">
      <w:pPr>
        <w:spacing w:line="240" w:lineRule="exact"/>
        <w:contextualSpacing/>
        <w:jc w:val="both"/>
        <w:rPr>
          <w:ins w:id="398"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ins w:id="399"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400"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looking behaviors in Spelke et al. (1995) or in the present proposed studies. To address this issue, I will instantiate in a</w:t>
      </w:r>
      <w:ins w:id="401" w:author="Benton, Deon [2]" w:date="2022-09-08T09:26:00Z">
        <w:r w:rsidR="007B54EE">
          <w:rPr>
            <w:rFonts w:ascii="Times New Roman" w:hAnsi="Times New Roman" w:cs="Times New Roman"/>
          </w:rPr>
          <w:t xml:space="preserve">n artificial neural network </w:t>
        </w:r>
      </w:ins>
      <w:r w:rsidRPr="00A70394">
        <w:rPr>
          <w:rFonts w:ascii="Times New Roman" w:hAnsi="Times New Roman" w:cs="Times New Roman"/>
        </w:rPr>
        <w:t xml:space="preserve">the notion that </w:t>
      </w:r>
      <w:ins w:id="402" w:author="Benton, Deon [2]" w:date="2022-09-08T09:26:00Z">
        <w:r w:rsidR="007B54EE">
          <w:rPr>
            <w:rFonts w:ascii="Times New Roman" w:hAnsi="Times New Roman" w:cs="Times New Roman"/>
          </w:rPr>
          <w:t>the associative-learning account put forward at the beginning of this proposal</w:t>
        </w:r>
      </w:ins>
      <w:r w:rsidRPr="00A70394">
        <w:rPr>
          <w:rFonts w:ascii="Times New Roman" w:hAnsi="Times New Roman" w:cs="Times New Roman"/>
        </w:rPr>
        <w:t xml:space="preserve"> is sufficient to explain infants' early and developing knowledge about the causal properties of people and objects. The goal of the computational model is </w:t>
      </w:r>
      <w:del w:id="403" w:author="Benton, Deon [2]" w:date="2022-09-08T09:27:00Z">
        <w:r w:rsidRPr="00A70394" w:rsidDel="007B54EE">
          <w:rPr>
            <w:rFonts w:ascii="Times New Roman" w:hAnsi="Times New Roman" w:cs="Times New Roman"/>
          </w:rPr>
          <w:delText>threefold</w:delText>
        </w:r>
      </w:del>
      <w:ins w:id="404" w:author="Benton, Deon [2]" w:date="2022-09-08T09:27:00Z">
        <w:r w:rsidR="007B54EE">
          <w:rPr>
            <w:rFonts w:ascii="Times New Roman" w:hAnsi="Times New Roman" w:cs="Times New Roman"/>
          </w:rPr>
          <w:t>twofold</w:t>
        </w:r>
      </w:ins>
      <w:r w:rsidRPr="00A70394">
        <w:rPr>
          <w:rFonts w:ascii="Times New Roman" w:hAnsi="Times New Roman" w:cs="Times New Roman"/>
        </w:rPr>
        <w:t xml:space="preserve">. First, it is designed to account for infants' looking behavior in Study 1. Second, the model used to simulate infants' looking responses in Study 1 will be used to predict infants' responses in Study 2. </w:t>
      </w:r>
    </w:p>
    <w:tbl>
      <w:tblPr>
        <w:tblStyle w:val="TableGrid"/>
        <w:tblpPr w:leftFromText="180" w:rightFromText="180" w:vertAnchor="text" w:horzAnchor="margin" w:tblpXSpec="right"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6"/>
      </w:tblGrid>
      <w:tr w:rsidR="00540376" w14:paraId="52C8C115" w14:textId="77777777" w:rsidTr="00540376">
        <w:trPr>
          <w:trHeight w:val="2438"/>
        </w:trPr>
        <w:tc>
          <w:tcPr>
            <w:tcW w:w="7039" w:type="dxa"/>
          </w:tcPr>
          <w:p w14:paraId="7538E252" w14:textId="74AD5BF3" w:rsidR="00BD75C7" w:rsidRPr="00BD75C7" w:rsidRDefault="00BD75C7" w:rsidP="007036EF">
            <w:pPr>
              <w:pStyle w:val="Caption"/>
              <w:keepNext/>
              <w:spacing w:line="240" w:lineRule="exact"/>
              <w:jc w:val="both"/>
              <w:rPr>
                <w:rFonts w:ascii="Times New Roman" w:hAnsi="Times New Roman" w:cs="Times New Roman"/>
                <w:i w:val="0"/>
                <w:iCs w:val="0"/>
                <w:color w:val="000000" w:themeColor="text1"/>
                <w:sz w:val="22"/>
                <w:szCs w:val="22"/>
              </w:rPr>
            </w:pPr>
            <w:r w:rsidRPr="00BD75C7">
              <w:rPr>
                <w:rFonts w:ascii="Times New Roman" w:hAnsi="Times New Roman" w:cs="Times New Roman"/>
                <w:i w:val="0"/>
                <w:iCs w:val="0"/>
                <w:color w:val="000000" w:themeColor="text1"/>
                <w:sz w:val="22"/>
                <w:szCs w:val="22"/>
              </w:rPr>
              <w:t xml:space="preserve">Figure </w:t>
            </w:r>
            <w:r w:rsidRPr="00BD75C7">
              <w:rPr>
                <w:rFonts w:ascii="Times New Roman" w:hAnsi="Times New Roman" w:cs="Times New Roman"/>
                <w:i w:val="0"/>
                <w:iCs w:val="0"/>
                <w:color w:val="000000" w:themeColor="text1"/>
                <w:sz w:val="22"/>
                <w:szCs w:val="22"/>
              </w:rPr>
              <w:fldChar w:fldCharType="begin"/>
            </w:r>
            <w:r w:rsidRPr="00BD75C7">
              <w:rPr>
                <w:rFonts w:ascii="Times New Roman" w:hAnsi="Times New Roman" w:cs="Times New Roman"/>
                <w:i w:val="0"/>
                <w:iCs w:val="0"/>
                <w:color w:val="000000" w:themeColor="text1"/>
                <w:sz w:val="22"/>
                <w:szCs w:val="22"/>
              </w:rPr>
              <w:instrText xml:space="preserve"> SEQ Figure \* ARABIC </w:instrText>
            </w:r>
            <w:r w:rsidRPr="00BD75C7">
              <w:rPr>
                <w:rFonts w:ascii="Times New Roman" w:hAnsi="Times New Roman" w:cs="Times New Roman"/>
                <w:i w:val="0"/>
                <w:iCs w:val="0"/>
                <w:color w:val="000000" w:themeColor="text1"/>
                <w:sz w:val="22"/>
                <w:szCs w:val="22"/>
              </w:rPr>
              <w:fldChar w:fldCharType="separate"/>
            </w:r>
            <w:r w:rsidRPr="00BD75C7">
              <w:rPr>
                <w:rFonts w:ascii="Times New Roman" w:hAnsi="Times New Roman" w:cs="Times New Roman"/>
                <w:i w:val="0"/>
                <w:iCs w:val="0"/>
                <w:noProof/>
                <w:color w:val="000000" w:themeColor="text1"/>
                <w:sz w:val="22"/>
                <w:szCs w:val="22"/>
              </w:rPr>
              <w:t>2</w:t>
            </w:r>
            <w:r w:rsidRPr="00BD75C7">
              <w:rPr>
                <w:rFonts w:ascii="Times New Roman" w:hAnsi="Times New Roman" w:cs="Times New Roman"/>
                <w:i w:val="0"/>
                <w:iCs w:val="0"/>
                <w:color w:val="000000" w:themeColor="text1"/>
                <w:sz w:val="22"/>
                <w:szCs w:val="22"/>
              </w:rPr>
              <w:fldChar w:fldCharType="end"/>
            </w:r>
          </w:p>
          <w:p w14:paraId="2B00A50E" w14:textId="785CFDB6" w:rsidR="00F719D2" w:rsidRDefault="00E33D0E" w:rsidP="007036EF">
            <w:pPr>
              <w:spacing w:line="240" w:lineRule="exact"/>
              <w:contextualSpacing/>
              <w:jc w:val="both"/>
              <w:rPr>
                <w:rFonts w:ascii="Times New Roman" w:hAnsi="Times New Roman" w:cs="Times New Roman"/>
              </w:rPr>
            </w:pPr>
            <w:r>
              <w:rPr>
                <w:rFonts w:ascii="Times New Roman" w:hAnsi="Times New Roman" w:cs="Times New Roman"/>
                <w:noProof/>
              </w:rPr>
              <w:drawing>
                <wp:inline distT="0" distB="0" distL="0" distR="0" wp14:anchorId="227E371D" wp14:editId="47069A39">
                  <wp:extent cx="4476750" cy="161036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76750" cy="1610360"/>
                          </a:xfrm>
                          <a:prstGeom prst="rect">
                            <a:avLst/>
                          </a:prstGeom>
                        </pic:spPr>
                      </pic:pic>
                    </a:graphicData>
                  </a:graphic>
                </wp:inline>
              </w:drawing>
            </w:r>
          </w:p>
        </w:tc>
      </w:tr>
    </w:tbl>
    <w:p w14:paraId="7D0CA283" w14:textId="0871C606" w:rsidR="00C171BD" w:rsidRDefault="009F6864" w:rsidP="007036EF">
      <w:pPr>
        <w:spacing w:line="240" w:lineRule="exact"/>
        <w:ind w:firstLine="720"/>
        <w:contextualSpacing/>
        <w:jc w:val="both"/>
        <w:rPr>
          <w:rFonts w:ascii="Times New Roman" w:hAnsi="Times New Roman" w:cs="Times New Roman"/>
        </w:rPr>
      </w:pPr>
      <w:r>
        <w:rPr>
          <w:rFonts w:ascii="Times New Roman" w:hAnsi="Times New Roman" w:cs="Times New Roman"/>
        </w:rPr>
        <w:t xml:space="preserve"> </w:t>
      </w:r>
      <w:ins w:id="405" w:author="Benton, Deon [2]" w:date="2022-09-08T09:28:00Z">
        <w:r w:rsidR="00FB085C">
          <w:rPr>
            <w:rFonts w:ascii="Times New Roman" w:hAnsi="Times New Roman" w:cs="Times New Roman"/>
          </w:rPr>
          <w:t>Artificial neural networks</w:t>
        </w:r>
      </w:ins>
      <w:r w:rsidR="00A70394" w:rsidRPr="00A70394">
        <w:rPr>
          <w:rFonts w:ascii="Times New Roman" w:hAnsi="Times New Roman" w:cs="Times New Roman"/>
        </w:rPr>
        <w:t xml:space="preserve"> are computer programs that consist of simple, neuron-like processing units. In standard connectionist models, the networks are organized into distinct layers. Typically, the bottom layer </w:t>
      </w:r>
      <w:ins w:id="406" w:author="Benton, Deon [2]" w:date="2022-09-08T09:10:00Z">
        <w:r w:rsidR="005557D3">
          <w:rPr>
            <w:rFonts w:ascii="Times New Roman" w:hAnsi="Times New Roman" w:cs="Times New Roman"/>
          </w:rPr>
          <w:t xml:space="preserve">is </w:t>
        </w:r>
      </w:ins>
      <w:r w:rsidR="00A70394" w:rsidRPr="00A70394">
        <w:rPr>
          <w:rFonts w:ascii="Times New Roman" w:hAnsi="Times New Roman" w:cs="Times New Roman"/>
        </w:rPr>
        <w:t xml:space="preserve">the input layer, the middle layer </w:t>
      </w:r>
      <w:ins w:id="407"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 xml:space="preserve">the hidden layer, and the top layer </w:t>
      </w:r>
      <w:ins w:id="408"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the output layer</w:t>
      </w:r>
      <w:ins w:id="409" w:author="Benton, Deon [2]" w:date="2022-09-08T09:35:00Z">
        <w:r w:rsidR="00E8472F">
          <w:rPr>
            <w:rFonts w:ascii="Times New Roman" w:hAnsi="Times New Roman" w:cs="Times New Roman"/>
          </w:rPr>
          <w:t>. In a standard artificial neural network, the input layer is directly connected to the hidden layer via a set of weights, and the hidden layer is directly connected to the output layer via another set of weights.</w:t>
        </w:r>
      </w:ins>
      <w:del w:id="410" w:author="Benton, Deon [2]" w:date="2022-09-08T09:35:00Z">
        <w:r w:rsidR="00A70394" w:rsidRPr="00A70394" w:rsidDel="00E8472F">
          <w:rPr>
            <w:rFonts w:ascii="Times New Roman" w:hAnsi="Times New Roman" w:cs="Times New Roman"/>
          </w:rPr>
          <w:delText>.</w:delText>
        </w:r>
      </w:del>
      <w:ins w:id="411" w:author="Benton, Deon [2]" w:date="2022-09-08T09:29:00Z">
        <w:r w:rsidR="00573D46">
          <w:rPr>
            <w:rFonts w:ascii="Times New Roman" w:hAnsi="Times New Roman" w:cs="Times New Roman"/>
          </w:rPr>
          <w:t xml:space="preserve"> </w:t>
        </w:r>
      </w:ins>
      <w:r w:rsidR="00A70394" w:rsidRPr="00A70394">
        <w:rPr>
          <w:rFonts w:ascii="Times New Roman" w:hAnsi="Times New Roman" w:cs="Times New Roman"/>
        </w:rPr>
        <w:t xml:space="preserve"> </w:t>
      </w:r>
      <w:ins w:id="412" w:author="Benton, Deon [2]" w:date="2022-09-08T09:36:00Z">
        <w:r w:rsidR="00E8472F">
          <w:rPr>
            <w:rFonts w:ascii="Times New Roman" w:hAnsi="Times New Roman" w:cs="Times New Roman"/>
          </w:rPr>
          <w:t>Artificial neural networks</w:t>
        </w:r>
      </w:ins>
      <w:r w:rsidR="00A70394" w:rsidRPr="00A70394">
        <w:rPr>
          <w:rFonts w:ascii="Times New Roman" w:hAnsi="Times New Roman" w:cs="Times New Roman"/>
        </w:rPr>
        <w:t xml:space="preserve"> learn to solve tasks</w:t>
      </w:r>
      <w:ins w:id="413" w:author="Benton, Deon [2]" w:date="2022-09-08T09:29:00Z">
        <w:r w:rsidR="00FB085C">
          <w:rPr>
            <w:rFonts w:ascii="Times New Roman" w:hAnsi="Times New Roman" w:cs="Times New Roman"/>
          </w:rPr>
          <w:t>—that is, to produce some desired output given some input—</w:t>
        </w:r>
      </w:ins>
      <w:r w:rsidR="00A70394" w:rsidRPr="00A70394">
        <w:rPr>
          <w:rFonts w:ascii="Times New Roman" w:hAnsi="Times New Roman" w:cs="Times New Roman"/>
        </w:rPr>
        <w:t>by finding the</w:t>
      </w:r>
      <w:ins w:id="414" w:author="Benton, Deon [2]" w:date="2022-09-08T09:29:00Z">
        <w:r w:rsidR="00FB085C">
          <w:rPr>
            <w:rFonts w:ascii="Times New Roman" w:hAnsi="Times New Roman" w:cs="Times New Roman"/>
          </w:rPr>
          <w:t xml:space="preserve"> right</w:t>
        </w:r>
      </w:ins>
      <w:r w:rsidR="00A70394" w:rsidRPr="00A70394">
        <w:rPr>
          <w:rFonts w:ascii="Times New Roman" w:hAnsi="Times New Roman" w:cs="Times New Roman"/>
        </w:rPr>
        <w:t xml:space="preserve"> configuration of weights</w:t>
      </w:r>
      <w:ins w:id="415" w:author="Benton, Deon [2]" w:date="2022-09-08T09:36:00Z">
        <w:r w:rsidR="00E64AB4">
          <w:rPr>
            <w:rFonts w:ascii="Times New Roman" w:hAnsi="Times New Roman" w:cs="Times New Roman"/>
          </w:rPr>
          <w:t xml:space="preserve"> via a learning procedure</w:t>
        </w:r>
      </w:ins>
      <w:r w:rsidR="00A70394" w:rsidRPr="00A70394">
        <w:rPr>
          <w:rFonts w:ascii="Times New Roman" w:hAnsi="Times New Roman" w:cs="Times New Roman"/>
        </w:rPr>
        <w:t>. Initially, the network's ability to produce that desired output will be limited, but as the network's exposure to a task increases it will tend to find the weights</w:t>
      </w:r>
      <w:ins w:id="416" w:author="Benton, Deon [2]" w:date="2022-09-08T09:36:00Z">
        <w:r w:rsidR="00E64AB4">
          <w:rPr>
            <w:rFonts w:ascii="Times New Roman" w:hAnsi="Times New Roman" w:cs="Times New Roman"/>
          </w:rPr>
          <w:t xml:space="preserve"> that allows it</w:t>
        </w:r>
      </w:ins>
      <w:ins w:id="417" w:author="Benton, Deon [2]" w:date="2022-09-08T09:37:00Z">
        <w:r w:rsidR="00E64AB4">
          <w:rPr>
            <w:rFonts w:ascii="Times New Roman" w:hAnsi="Times New Roman" w:cs="Times New Roman"/>
          </w:rPr>
          <w:t xml:space="preserve"> </w:t>
        </w:r>
      </w:ins>
      <w:r w:rsidR="00A70394" w:rsidRPr="00A70394">
        <w:rPr>
          <w:rFonts w:ascii="Times New Roman" w:hAnsi="Times New Roman" w:cs="Times New Roman"/>
        </w:rPr>
        <w:t>to produce</w:t>
      </w:r>
      <w:ins w:id="418" w:author="Benton, Deon [2]" w:date="2022-09-08T09:37:00Z">
        <w:r w:rsidR="00E64AB4">
          <w:rPr>
            <w:rFonts w:ascii="Times New Roman" w:hAnsi="Times New Roman" w:cs="Times New Roman"/>
          </w:rPr>
          <w:t xml:space="preserve"> some</w:t>
        </w:r>
      </w:ins>
      <w:r w:rsidR="00A70394" w:rsidRPr="00A70394">
        <w:rPr>
          <w:rFonts w:ascii="Times New Roman" w:hAnsi="Times New Roman" w:cs="Times New Roman"/>
        </w:rPr>
        <w:t xml:space="preserve"> desired output given some input. These models are ideal for simulating cognitive development because they make minimal assumptions about the starting state of the infant (e.g., Benton &amp; Rakison, 2018; Yermolayeva &amp; Rakison, 2016) and learning in these systems is governed by associative-learning principles</w:t>
      </w:r>
      <w:ins w:id="419" w:author="Benton, Deon [2]" w:date="2022-09-08T09:12:00Z">
        <w:r w:rsidR="00515EFC">
          <w:rPr>
            <w:rFonts w:ascii="Times New Roman" w:hAnsi="Times New Roman" w:cs="Times New Roman"/>
          </w:rPr>
          <w:t>. This latter virtue</w:t>
        </w:r>
      </w:ins>
      <w:r w:rsidR="00A70394" w:rsidRPr="00A70394">
        <w:rPr>
          <w:rFonts w:ascii="Times New Roman" w:hAnsi="Times New Roman" w:cs="Times New Roman"/>
        </w:rPr>
        <w:t xml:space="preserve"> aligns with a key feature of my theoretical account of the mechanism by which infants learn about the causal properties of people and objects.</w:t>
      </w:r>
    </w:p>
    <w:p w14:paraId="1D541B4B" w14:textId="77777777" w:rsidR="00A60FBB" w:rsidRPr="00A70394" w:rsidRDefault="00A60FBB" w:rsidP="007036EF">
      <w:pPr>
        <w:spacing w:line="240" w:lineRule="exact"/>
        <w:contextualSpacing/>
        <w:jc w:val="both"/>
        <w:rPr>
          <w:rFonts w:ascii="Times New Roman" w:hAnsi="Times New Roman" w:cs="Times New Roman"/>
        </w:rPr>
      </w:pPr>
    </w:p>
    <w:p w14:paraId="55B4B9AC" w14:textId="3CD5779E" w:rsidR="00BC043A" w:rsidRDefault="00A70394" w:rsidP="007036EF">
      <w:pPr>
        <w:spacing w:line="240" w:lineRule="exact"/>
        <w:contextualSpacing/>
        <w:jc w:val="both"/>
        <w:rPr>
          <w:rFonts w:ascii="Times New Roman" w:hAnsi="Times New Roman" w:cs="Times New Roman"/>
        </w:rPr>
      </w:pPr>
      <w:r w:rsidRPr="00A70394">
        <w:rPr>
          <w:rFonts w:ascii="Times New Roman" w:hAnsi="Times New Roman" w:cs="Times New Roman"/>
        </w:rPr>
        <w:lastRenderedPageBreak/>
        <w:t xml:space="preserve">Design. The stimuli, training events, test events, and experimental conditions for this study will be modeled after Study 1 and then extended to model Study 2. The network </w:t>
      </w:r>
      <w:ins w:id="420" w:author="Benton, Deon [2]" w:date="2022-09-12T09:00:00Z">
        <w:r w:rsidR="00E33D0E">
          <w:rPr>
            <w:rFonts w:ascii="Times New Roman" w:hAnsi="Times New Roman" w:cs="Times New Roman"/>
          </w:rPr>
          <w:t>will be a</w:t>
        </w:r>
      </w:ins>
      <w:ins w:id="421" w:author="Benton, Deon [2]" w:date="2022-09-08T10:30:00Z">
        <w:r w:rsidR="00020755">
          <w:rPr>
            <w:rFonts w:ascii="Times New Roman" w:hAnsi="Times New Roman" w:cs="Times New Roman"/>
          </w:rPr>
          <w:t xml:space="preserve"> standard three-layer network</w:t>
        </w:r>
      </w:ins>
      <w:r w:rsidRPr="00A70394">
        <w:rPr>
          <w:rFonts w:ascii="Times New Roman" w:hAnsi="Times New Roman" w:cs="Times New Roman"/>
        </w:rPr>
        <w:t xml:space="preserve"> (see Figure </w:t>
      </w:r>
      <w:ins w:id="422" w:author="Benton, Deon [2]" w:date="2022-09-09T14:43:00Z">
        <w:r w:rsidR="00B136EA">
          <w:rPr>
            <w:rFonts w:ascii="Times New Roman" w:hAnsi="Times New Roman" w:cs="Times New Roman"/>
          </w:rPr>
          <w:t>2</w:t>
        </w:r>
      </w:ins>
      <w:r w:rsidRPr="00A70394">
        <w:rPr>
          <w:rFonts w:ascii="Times New Roman" w:hAnsi="Times New Roman" w:cs="Times New Roman"/>
        </w:rPr>
        <w:t>).</w:t>
      </w:r>
      <w:ins w:id="423" w:author="Benton, Deon [2]" w:date="2022-09-08T10:06:00Z">
        <w:r w:rsidR="006D489F">
          <w:rPr>
            <w:rFonts w:ascii="Times New Roman" w:hAnsi="Times New Roman" w:cs="Times New Roman"/>
          </w:rPr>
          <w:t xml:space="preserve"> I have used </w:t>
        </w:r>
      </w:ins>
      <w:ins w:id="424" w:author="Benton, Deon [2]" w:date="2022-09-08T10:30:00Z">
        <w:r w:rsidR="00020755">
          <w:rPr>
            <w:rFonts w:ascii="Times New Roman" w:hAnsi="Times New Roman" w:cs="Times New Roman"/>
          </w:rPr>
          <w:t>these kinds of networks</w:t>
        </w:r>
      </w:ins>
      <w:ins w:id="425" w:author="Benton, Deon [2]" w:date="2022-09-09T11:53:00Z">
        <w:r w:rsidR="003479F2">
          <w:rPr>
            <w:rFonts w:ascii="Times New Roman" w:hAnsi="Times New Roman" w:cs="Times New Roman"/>
          </w:rPr>
          <w:t xml:space="preserve"> successfully</w:t>
        </w:r>
      </w:ins>
      <w:ins w:id="426" w:author="Benton, Deon [2]" w:date="2022-09-08T10:30:00Z">
        <w:r w:rsidR="00020755">
          <w:rPr>
            <w:rFonts w:ascii="Times New Roman" w:hAnsi="Times New Roman" w:cs="Times New Roman"/>
          </w:rPr>
          <w:t xml:space="preserve"> in</w:t>
        </w:r>
      </w:ins>
      <w:ins w:id="427" w:author="Benton, Deon [2]" w:date="2022-09-08T10:06:00Z">
        <w:r w:rsidR="006D489F">
          <w:rPr>
            <w:rFonts w:ascii="Times New Roman" w:hAnsi="Times New Roman" w:cs="Times New Roman"/>
          </w:rPr>
          <w:t xml:space="preserve"> previous published studies (e.g., Benton &amp; Lapan, 2022; Benton, Rakison, &amp; Sobel, 2021; Rakison &amp; Benton, 2019)</w:t>
        </w:r>
      </w:ins>
      <w:ins w:id="428" w:author="Benton, Deon [2]" w:date="2022-09-08T10:07:00Z">
        <w:r w:rsidR="00B66D8F">
          <w:rPr>
            <w:rFonts w:ascii="Times New Roman" w:hAnsi="Times New Roman" w:cs="Times New Roman"/>
          </w:rPr>
          <w:t xml:space="preserve"> and have written</w:t>
        </w:r>
      </w:ins>
      <w:ins w:id="429" w:author="Benton, Deon [2]" w:date="2022-09-09T11:53:00Z">
        <w:r w:rsidR="003479F2">
          <w:rPr>
            <w:rFonts w:ascii="Times New Roman" w:hAnsi="Times New Roman" w:cs="Times New Roman"/>
          </w:rPr>
          <w:t xml:space="preserve"> extensively</w:t>
        </w:r>
      </w:ins>
      <w:ins w:id="430" w:author="Benton, Deon [2]" w:date="2022-09-08T10:07:00Z">
        <w:r w:rsidR="00B66D8F">
          <w:rPr>
            <w:rFonts w:ascii="Times New Roman" w:hAnsi="Times New Roman" w:cs="Times New Roman"/>
          </w:rPr>
          <w:t xml:space="preserve"> about them elsewhere (e.g., Benton, 2022a, 2022b</w:t>
        </w:r>
      </w:ins>
      <w:ins w:id="431" w:author="Benton, Deon [2]" w:date="2022-09-12T09:03:00Z">
        <w:r w:rsidR="00B82E64">
          <w:rPr>
            <w:rFonts w:ascii="Times New Roman" w:hAnsi="Times New Roman" w:cs="Times New Roman"/>
          </w:rPr>
          <w:t>; Benton &amp; Rakison, 2018</w:t>
        </w:r>
      </w:ins>
      <w:ins w:id="432" w:author="Benton, Deon [2]" w:date="2022-09-08T10:07:00Z">
        <w:r w:rsidR="00B66D8F">
          <w:rPr>
            <w:rFonts w:ascii="Times New Roman" w:hAnsi="Times New Roman" w:cs="Times New Roman"/>
          </w:rPr>
          <w:t>).</w:t>
        </w:r>
      </w:ins>
      <w:r w:rsidRPr="00A70394">
        <w:rPr>
          <w:rFonts w:ascii="Times New Roman" w:hAnsi="Times New Roman" w:cs="Times New Roman"/>
        </w:rPr>
        <w:t xml:space="preserve"> The input layer of the model will consist of </w:t>
      </w:r>
      <w:ins w:id="433" w:author="Benton, Deon [2]" w:date="2022-09-08T10:31:00Z">
        <w:r w:rsidR="00020755">
          <w:rPr>
            <w:rFonts w:ascii="Times New Roman" w:hAnsi="Times New Roman" w:cs="Times New Roman"/>
          </w:rPr>
          <w:t xml:space="preserve">a pattern of activity across 4 units that </w:t>
        </w:r>
      </w:ins>
      <w:ins w:id="434" w:author="Benton, Deon [2]" w:date="2022-09-08T10:32:00Z">
        <w:r w:rsidR="00020755">
          <w:rPr>
            <w:rFonts w:ascii="Times New Roman" w:hAnsi="Times New Roman" w:cs="Times New Roman"/>
          </w:rPr>
          <w:t>corresponds to whether</w:t>
        </w:r>
        <w:r w:rsidR="004C016A">
          <w:rPr>
            <w:rFonts w:ascii="Times New Roman" w:hAnsi="Times New Roman" w:cs="Times New Roman"/>
          </w:rPr>
          <w:t xml:space="preserve"> </w:t>
        </w:r>
        <w:r w:rsidR="004C016A" w:rsidRPr="00A70394">
          <w:rPr>
            <w:rFonts w:ascii="Times New Roman" w:hAnsi="Times New Roman" w:cs="Times New Roman"/>
          </w:rPr>
          <w:t xml:space="preserve">an item has a male head, </w:t>
        </w:r>
      </w:ins>
      <w:r w:rsidR="00F60949">
        <w:rPr>
          <w:rFonts w:ascii="Times New Roman" w:hAnsi="Times New Roman" w:cs="Times New Roman"/>
        </w:rPr>
        <w:t xml:space="preserve">a </w:t>
      </w:r>
      <w:ins w:id="435" w:author="Benton, Deon [2]" w:date="2022-09-08T10:32:00Z">
        <w:r w:rsidR="004C016A" w:rsidRPr="00A70394">
          <w:rPr>
            <w:rFonts w:ascii="Times New Roman" w:hAnsi="Times New Roman" w:cs="Times New Roman"/>
          </w:rPr>
          <w:t>female head, the "head" region of a box, or the "head" region of a cylinder</w:t>
        </w:r>
      </w:ins>
      <w:ins w:id="436" w:author="Benton, Deon [2]" w:date="2022-09-08T10:39:00Z">
        <w:r w:rsidR="008F0F78">
          <w:rPr>
            <w:rFonts w:ascii="Times New Roman" w:hAnsi="Times New Roman" w:cs="Times New Roman"/>
          </w:rPr>
          <w:t>, a pattern of activity across 2 units that corresponds to</w:t>
        </w:r>
      </w:ins>
      <w:r w:rsidRPr="00A70394">
        <w:rPr>
          <w:rFonts w:ascii="Times New Roman" w:hAnsi="Times New Roman" w:cs="Times New Roman"/>
        </w:rPr>
        <w:t xml:space="preserve"> whether or not an item has arms, a pattern of activity</w:t>
      </w:r>
      <w:ins w:id="437" w:author="Benton, Deon [2]" w:date="2022-09-08T10:40:00Z">
        <w:r w:rsidR="008F0F78">
          <w:rPr>
            <w:rFonts w:ascii="Times New Roman" w:hAnsi="Times New Roman" w:cs="Times New Roman"/>
          </w:rPr>
          <w:t xml:space="preserve"> across 2 units</w:t>
        </w:r>
      </w:ins>
      <w:r w:rsidRPr="00A70394">
        <w:rPr>
          <w:rFonts w:ascii="Times New Roman" w:hAnsi="Times New Roman" w:cs="Times New Roman"/>
        </w:rPr>
        <w:t xml:space="preserve"> that corresponds to whether an item has legs, a pattern of activity </w:t>
      </w:r>
      <w:ins w:id="438" w:author="Benton, Deon [2]" w:date="2022-09-09T11:57:00Z">
        <w:r w:rsidR="004D38AE">
          <w:rPr>
            <w:rFonts w:ascii="Times New Roman" w:hAnsi="Times New Roman" w:cs="Times New Roman"/>
          </w:rPr>
          <w:t xml:space="preserve">across 2 units </w:t>
        </w:r>
      </w:ins>
      <w:r w:rsidRPr="00A70394">
        <w:rPr>
          <w:rFonts w:ascii="Times New Roman" w:hAnsi="Times New Roman" w:cs="Times New Roman"/>
        </w:rPr>
        <w:t>that corresponds to the type of causality that is being presented (i.e., either contact causality or action-at-a-distance causality)</w:t>
      </w:r>
      <w:ins w:id="439" w:author="Benton, Deon [2]" w:date="2022-09-09T12:08:00Z">
        <w:r w:rsidR="00B96FF9">
          <w:rPr>
            <w:rFonts w:ascii="Times New Roman" w:hAnsi="Times New Roman" w:cs="Times New Roman"/>
          </w:rPr>
          <w:t xml:space="preserve">, </w:t>
        </w:r>
      </w:ins>
      <w:r w:rsidRPr="00A70394">
        <w:rPr>
          <w:rFonts w:ascii="Times New Roman" w:hAnsi="Times New Roman" w:cs="Times New Roman"/>
        </w:rPr>
        <w:t xml:space="preserve">and a pattern of activity that corresponds to whether a screen is present. </w:t>
      </w:r>
      <w:ins w:id="440" w:author="Benton, Deon [2]" w:date="2022-09-09T12:07:00Z">
        <w:r w:rsidR="00B96FF9">
          <w:rPr>
            <w:rFonts w:ascii="Times New Roman" w:hAnsi="Times New Roman" w:cs="Times New Roman"/>
          </w:rPr>
          <w:t>There will be a final pattern of activity across 8 units that corresponds</w:t>
        </w:r>
      </w:ins>
      <w:r w:rsidRPr="00A70394">
        <w:rPr>
          <w:rFonts w:ascii="Times New Roman" w:hAnsi="Times New Roman" w:cs="Times New Roman"/>
        </w:rPr>
        <w:t xml:space="preserve"> to the unique identity of an object or entity. This final group implements that idea that no two individuals or objects are identical</w:t>
      </w:r>
      <w:ins w:id="441" w:author="Benton, Deon [2]" w:date="2022-09-12T09:10:00Z">
        <w:r w:rsidR="00956E3C">
          <w:rPr>
            <w:rFonts w:ascii="Times New Roman" w:hAnsi="Times New Roman" w:cs="Times New Roman"/>
          </w:rPr>
          <w:t xml:space="preserve"> in their perceptual features</w:t>
        </w:r>
      </w:ins>
      <w:r w:rsidRPr="00A70394">
        <w:rPr>
          <w:rFonts w:ascii="Times New Roman" w:hAnsi="Times New Roman" w:cs="Times New Roman"/>
        </w:rPr>
        <w:t>. Each of these input groups will connect to a hidden layer. This hidden layer, in turn, will connect to an output layer</w:t>
      </w:r>
      <w:ins w:id="442" w:author="Benton, Deon [2]" w:date="2022-09-09T12:08:00Z">
        <w:r w:rsidR="007B1F34">
          <w:rPr>
            <w:rFonts w:ascii="Times New Roman" w:hAnsi="Times New Roman" w:cs="Times New Roman"/>
          </w:rPr>
          <w:t>. The groups that comprise the input and output layer will be identical.</w:t>
        </w:r>
      </w:ins>
      <w:r w:rsidRPr="00A70394">
        <w:rPr>
          <w:rFonts w:ascii="Times New Roman" w:hAnsi="Times New Roman" w:cs="Times New Roman"/>
        </w:rPr>
        <w:t xml:space="preserve"> </w:t>
      </w:r>
      <w:ins w:id="443" w:author="Benton, Deon [2]" w:date="2022-09-09T12:09:00Z">
        <w:r w:rsidR="007B1F34">
          <w:rPr>
            <w:rFonts w:ascii="Times New Roman" w:hAnsi="Times New Roman" w:cs="Times New Roman"/>
          </w:rPr>
          <w:t xml:space="preserve">This means that the network’s </w:t>
        </w:r>
      </w:ins>
      <w:ins w:id="444" w:author="Benton, Deon [2]" w:date="2022-09-09T14:42:00Z">
        <w:r w:rsidR="003A3E82">
          <w:rPr>
            <w:rFonts w:ascii="Times New Roman" w:hAnsi="Times New Roman" w:cs="Times New Roman"/>
          </w:rPr>
          <w:t>task</w:t>
        </w:r>
      </w:ins>
      <w:ins w:id="445" w:author="Benton, Deon [2]" w:date="2022-09-09T12:09:00Z">
        <w:r w:rsidR="007B1F34">
          <w:rPr>
            <w:rFonts w:ascii="Times New Roman" w:hAnsi="Times New Roman" w:cs="Times New Roman"/>
          </w:rPr>
          <w:t xml:space="preserve"> is to learn a compact representation of the input</w:t>
        </w:r>
      </w:ins>
      <w:ins w:id="446" w:author="Benton, Deon [2]" w:date="2022-09-09T14:42:00Z">
        <w:r w:rsidR="003A3E82">
          <w:rPr>
            <w:rFonts w:ascii="Times New Roman" w:hAnsi="Times New Roman" w:cs="Times New Roman"/>
          </w:rPr>
          <w:t>—</w:t>
        </w:r>
      </w:ins>
      <w:ins w:id="447" w:author="Benton, Deon [2]" w:date="2022-09-09T12:09:00Z">
        <w:r w:rsidR="007B1F34">
          <w:rPr>
            <w:rFonts w:ascii="Times New Roman" w:hAnsi="Times New Roman" w:cs="Times New Roman"/>
          </w:rPr>
          <w:t xml:space="preserve"> along the hidden layer</w:t>
        </w:r>
      </w:ins>
      <w:ins w:id="448" w:author="Benton, Deon [2]" w:date="2022-09-09T14:42:00Z">
        <w:r w:rsidR="003A3E82">
          <w:rPr>
            <w:rFonts w:ascii="Times New Roman" w:hAnsi="Times New Roman" w:cs="Times New Roman"/>
          </w:rPr>
          <w:t>—</w:t>
        </w:r>
      </w:ins>
      <w:ins w:id="449" w:author="Benton, Deon [2]" w:date="2022-09-09T12:09:00Z">
        <w:r w:rsidR="007B1F34">
          <w:rPr>
            <w:rFonts w:ascii="Times New Roman" w:hAnsi="Times New Roman" w:cs="Times New Roman"/>
          </w:rPr>
          <w:t>that enables it</w:t>
        </w:r>
      </w:ins>
      <w:ins w:id="450" w:author="Benton, Deon [2]" w:date="2022-09-09T14:42:00Z">
        <w:r w:rsidR="00BE6EC2">
          <w:rPr>
            <w:rFonts w:ascii="Times New Roman" w:hAnsi="Times New Roman" w:cs="Times New Roman"/>
          </w:rPr>
          <w:t xml:space="preserve"> to “copy” what is presented </w:t>
        </w:r>
      </w:ins>
      <w:ins w:id="451" w:author="Benton, Deon [2]" w:date="2022-09-09T15:06:00Z">
        <w:r w:rsidR="00B56250">
          <w:rPr>
            <w:rFonts w:ascii="Times New Roman" w:hAnsi="Times New Roman" w:cs="Times New Roman"/>
          </w:rPr>
          <w:t>along the input layer at</w:t>
        </w:r>
      </w:ins>
      <w:ins w:id="452" w:author="Benton, Deon [2]" w:date="2022-09-09T14:43:00Z">
        <w:r w:rsidR="00BE6EC2">
          <w:rPr>
            <w:rFonts w:ascii="Times New Roman" w:hAnsi="Times New Roman" w:cs="Times New Roman"/>
          </w:rPr>
          <w:t xml:space="preserve"> the output layer</w:t>
        </w:r>
      </w:ins>
      <w:ins w:id="453" w:author="Benton, Deon [2]" w:date="2022-09-12T09:10:00Z">
        <w:r w:rsidR="00CA2889">
          <w:rPr>
            <w:rFonts w:ascii="Times New Roman" w:hAnsi="Times New Roman" w:cs="Times New Roman"/>
          </w:rPr>
          <w:t xml:space="preserve"> (e.g., Mareschal, French, &amp; Quinn, 2000</w:t>
        </w:r>
      </w:ins>
      <w:ins w:id="454" w:author="Benton, Deon [2]" w:date="2022-09-12T09:11:00Z">
        <w:r w:rsidR="00CA2889">
          <w:rPr>
            <w:rFonts w:ascii="Times New Roman" w:hAnsi="Times New Roman" w:cs="Times New Roman"/>
          </w:rPr>
          <w:t>; Mareschal, Quinn, &amp; French, 2002)</w:t>
        </w:r>
      </w:ins>
      <w:ins w:id="455" w:author="Benton, Deon [2]" w:date="2022-09-09T14:43:00Z">
        <w:r w:rsidR="00BE6EC2">
          <w:rPr>
            <w:rFonts w:ascii="Times New Roman" w:hAnsi="Times New Roman" w:cs="Times New Roman"/>
          </w:rPr>
          <w:t>.</w:t>
        </w:r>
      </w:ins>
      <w:ins w:id="456" w:author="Benton, Deon [2]" w:date="2022-09-09T12:09:00Z">
        <w:r w:rsidR="007B1F34">
          <w:rPr>
            <w:rFonts w:ascii="Times New Roman" w:hAnsi="Times New Roman" w:cs="Times New Roman"/>
          </w:rPr>
          <w:t xml:space="preserve"> </w:t>
        </w:r>
      </w:ins>
    </w:p>
    <w:p w14:paraId="70615965" w14:textId="39223A8F" w:rsidR="00A70394" w:rsidRPr="00A70394" w:rsidRDefault="000F72F2" w:rsidP="007036EF">
      <w:pPr>
        <w:spacing w:line="240" w:lineRule="exact"/>
        <w:ind w:firstLine="720"/>
        <w:contextualSpacing/>
        <w:jc w:val="both"/>
        <w:rPr>
          <w:rFonts w:ascii="Times New Roman" w:hAnsi="Times New Roman" w:cs="Times New Roman"/>
        </w:rPr>
      </w:pPr>
      <w:ins w:id="457" w:author="Benton, Deon [2]" w:date="2022-09-09T12:10:00Z">
        <w:r>
          <w:rPr>
            <w:rFonts w:ascii="Times New Roman" w:hAnsi="Times New Roman" w:cs="Times New Roman"/>
          </w:rPr>
          <w:t>Cruciall</w:t>
        </w:r>
      </w:ins>
      <w:ins w:id="458" w:author="Benton, Deon [2]" w:date="2022-09-09T12:11:00Z">
        <w:r>
          <w:rPr>
            <w:rFonts w:ascii="Times New Roman" w:hAnsi="Times New Roman" w:cs="Times New Roman"/>
          </w:rPr>
          <w:t>y, t</w:t>
        </w:r>
      </w:ins>
      <w:r w:rsidR="00A70394" w:rsidRPr="00A70394">
        <w:rPr>
          <w:rFonts w:ascii="Times New Roman" w:hAnsi="Times New Roman" w:cs="Times New Roman"/>
        </w:rPr>
        <w:t>he network will be trained across two phases</w:t>
      </w:r>
      <w:ins w:id="459" w:author="Benton, Deon [2]" w:date="2022-09-09T12:11:00Z">
        <w:r>
          <w:rPr>
            <w:rFonts w:ascii="Times New Roman" w:hAnsi="Times New Roman" w:cs="Times New Roman"/>
          </w:rPr>
          <w:t xml:space="preserve"> in accordance with the major </w:t>
        </w:r>
      </w:ins>
      <w:ins w:id="460" w:author="Benton, Deon [2]" w:date="2022-09-12T09:11:00Z">
        <w:r w:rsidR="009D7801">
          <w:rPr>
            <w:rFonts w:ascii="Times New Roman" w:hAnsi="Times New Roman" w:cs="Times New Roman"/>
          </w:rPr>
          <w:t>features</w:t>
        </w:r>
      </w:ins>
      <w:ins w:id="461" w:author="Benton, Deon [2]" w:date="2022-09-09T12:11:00Z">
        <w:r>
          <w:rPr>
            <w:rFonts w:ascii="Times New Roman" w:hAnsi="Times New Roman" w:cs="Times New Roman"/>
          </w:rPr>
          <w:t xml:space="preserve"> of my theoretical account</w:t>
        </w:r>
      </w:ins>
      <w:r w:rsidR="00A70394" w:rsidRPr="00A70394">
        <w:rPr>
          <w:rFonts w:ascii="Times New Roman" w:hAnsi="Times New Roman" w:cs="Times New Roman"/>
        </w:rPr>
        <w:t xml:space="preserve">: pretraining and </w:t>
      </w:r>
      <w:ins w:id="462" w:author="Benton, Deon [2]" w:date="2022-09-09T12:11:00Z">
        <w:r w:rsidRPr="00A70394">
          <w:rPr>
            <w:rFonts w:ascii="Times New Roman" w:hAnsi="Times New Roman" w:cs="Times New Roman"/>
          </w:rPr>
          <w:t>habituation</w:t>
        </w:r>
      </w:ins>
      <w:r w:rsidR="00A70394"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w:t>
      </w:r>
      <w:ins w:id="463" w:author="Benton, Deon [2]" w:date="2022-09-09T12:14:00Z">
        <w:r w:rsidR="008B74AA">
          <w:rPr>
            <w:rFonts w:ascii="Times New Roman" w:hAnsi="Times New Roman" w:cs="Times New Roman"/>
          </w:rPr>
          <w:t>and</w:t>
        </w:r>
      </w:ins>
      <w:r w:rsidR="00A70394" w:rsidRPr="00A70394">
        <w:rPr>
          <w:rFonts w:ascii="Times New Roman" w:hAnsi="Times New Roman" w:cs="Times New Roman"/>
        </w:rPr>
        <w:t xml:space="preserve"> </w:t>
      </w:r>
      <w:ins w:id="464" w:author="Benton, Deon [2]" w:date="2022-09-12T09:11:00Z">
        <w:r w:rsidR="00DA7DF7">
          <w:rPr>
            <w:rFonts w:ascii="Times New Roman" w:hAnsi="Times New Roman" w:cs="Times New Roman"/>
          </w:rPr>
          <w:t>action-at-a-distance</w:t>
        </w:r>
      </w:ins>
      <w:r w:rsidR="00A70394" w:rsidRPr="00A70394">
        <w:rPr>
          <w:rFonts w:ascii="Times New Roman" w:hAnsi="Times New Roman" w:cs="Times New Roman"/>
        </w:rPr>
        <w:t xml:space="preserve"> causality. The specific body part </w:t>
      </w:r>
      <w:ins w:id="465" w:author="Benton, Deon [2]" w:date="2022-09-09T12:14:00Z">
        <w:r w:rsidR="008B74AA">
          <w:rPr>
            <w:rFonts w:ascii="Times New Roman" w:hAnsi="Times New Roman" w:cs="Times New Roman"/>
          </w:rPr>
          <w:t xml:space="preserve">(or parts) </w:t>
        </w:r>
      </w:ins>
      <w:r w:rsidR="00A70394" w:rsidRPr="00A70394">
        <w:rPr>
          <w:rFonts w:ascii="Times New Roman" w:hAnsi="Times New Roman" w:cs="Times New Roman"/>
        </w:rPr>
        <w:t xml:space="preserve">on which the network will be trained will </w:t>
      </w:r>
      <w:ins w:id="466" w:author="Benton, Deon [2]" w:date="2022-09-09T12:14:00Z">
        <w:r w:rsidR="008B74AA">
          <w:rPr>
            <w:rFonts w:ascii="Times New Roman" w:hAnsi="Times New Roman" w:cs="Times New Roman"/>
          </w:rPr>
          <w:t>be informed by</w:t>
        </w:r>
      </w:ins>
      <w:r w:rsidR="00A70394" w:rsidRPr="00A70394">
        <w:rPr>
          <w:rFonts w:ascii="Times New Roman" w:hAnsi="Times New Roman" w:cs="Times New Roman"/>
        </w:rPr>
        <w:t xml:space="preserve"> the infant experimental data.  For example, if Study 2 </w:t>
      </w:r>
      <w:ins w:id="467" w:author="Benton, Deon [2]" w:date="2022-09-12T09:14:00Z">
        <w:r w:rsidR="00FE2C61" w:rsidRPr="00A70394">
          <w:rPr>
            <w:rFonts w:ascii="Times New Roman" w:hAnsi="Times New Roman" w:cs="Times New Roman"/>
          </w:rPr>
          <w:t>s</w:t>
        </w:r>
        <w:r w:rsidR="00FE2C61">
          <w:rPr>
            <w:rFonts w:ascii="Times New Roman" w:hAnsi="Times New Roman" w:cs="Times New Roman"/>
          </w:rPr>
          <w:t>uggests</w:t>
        </w:r>
        <w:r w:rsidR="00FE2C61" w:rsidRPr="00A70394">
          <w:rPr>
            <w:rFonts w:ascii="Times New Roman" w:hAnsi="Times New Roman" w:cs="Times New Roman"/>
          </w:rPr>
          <w:t xml:space="preserve"> </w:t>
        </w:r>
      </w:ins>
      <w:r w:rsidR="00A70394" w:rsidRPr="00A70394">
        <w:rPr>
          <w:rFonts w:ascii="Times New Roman" w:hAnsi="Times New Roman" w:cs="Times New Roman"/>
        </w:rPr>
        <w:t>that infants learned</w:t>
      </w:r>
      <w:ins w:id="468" w:author="Benton, Deon [2]" w:date="2022-09-09T12:15:00Z">
        <w:r w:rsidR="008B74AA">
          <w:rPr>
            <w:rFonts w:ascii="Times New Roman" w:hAnsi="Times New Roman" w:cs="Times New Roman"/>
          </w:rPr>
          <w:t xml:space="preserve"> in the real world</w:t>
        </w:r>
      </w:ins>
      <w:r w:rsidR="00A70394" w:rsidRPr="00A70394">
        <w:rPr>
          <w:rFonts w:ascii="Times New Roman" w:hAnsi="Times New Roman" w:cs="Times New Roman"/>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469" w:author="Benton, Deon [2]" w:date="2022-09-09T12:16:00Z">
        <w:r w:rsidR="001201EB">
          <w:rPr>
            <w:rFonts w:ascii="Times New Roman" w:hAnsi="Times New Roman" w:cs="Times New Roman"/>
          </w:rPr>
          <w:t>’s “real-world”, pretraining experience will involve learning that legs are equally associated with contact and action-at-a-distance causality</w:t>
        </w:r>
      </w:ins>
      <w:r w:rsidR="00A70394" w:rsidRPr="00A70394">
        <w:rPr>
          <w:rFonts w:ascii="Times New Roman" w:hAnsi="Times New Roman" w:cs="Times New Roman"/>
        </w:rPr>
        <w:t>.</w:t>
      </w:r>
      <w:ins w:id="470" w:author="Benton, Deon [2]" w:date="2022-09-09T12:17:00Z">
        <w:r w:rsidR="00505F33">
          <w:rPr>
            <w:rFonts w:ascii="Times New Roman" w:hAnsi="Times New Roman" w:cs="Times New Roman"/>
          </w:rPr>
          <w:t xml:space="preserve"> In addition,</w:t>
        </w:r>
      </w:ins>
      <w:ins w:id="471" w:author="Benton, Deon [2]" w:date="2022-09-09T13:29:00Z">
        <w:r w:rsidR="00D2549A">
          <w:rPr>
            <w:rFonts w:ascii="Times New Roman" w:hAnsi="Times New Roman" w:cs="Times New Roman"/>
          </w:rPr>
          <w:t xml:space="preserve"> during pretraining</w:t>
        </w:r>
      </w:ins>
      <w:ins w:id="472" w:author="Benton, Deon [2]" w:date="2022-09-09T12:17:00Z">
        <w:r w:rsidR="00505F33">
          <w:rPr>
            <w:rFonts w:ascii="Times New Roman" w:hAnsi="Times New Roman" w:cs="Times New Roman"/>
          </w:rPr>
          <w:t xml:space="preserve"> networks</w:t>
        </w:r>
      </w:ins>
      <w:r w:rsidR="00A70394" w:rsidRPr="00A70394">
        <w:rPr>
          <w:rFonts w:ascii="Times New Roman" w:hAnsi="Times New Roman" w:cs="Times New Roman"/>
        </w:rPr>
        <w:t xml:space="preserve"> </w:t>
      </w:r>
      <w:ins w:id="473" w:author="Benton, Deon [2]" w:date="2022-09-09T12:17:00Z">
        <w:r w:rsidR="00505F33">
          <w:rPr>
            <w:rFonts w:ascii="Times New Roman" w:hAnsi="Times New Roman" w:cs="Times New Roman"/>
          </w:rPr>
          <w:t>will</w:t>
        </w:r>
      </w:ins>
      <w:r w:rsidR="00A70394" w:rsidRPr="00A70394">
        <w:rPr>
          <w:rFonts w:ascii="Times New Roman" w:hAnsi="Times New Roman" w:cs="Times New Roman"/>
        </w:rPr>
        <w:t xml:space="preserve"> learn that </w:t>
      </w:r>
      <w:ins w:id="474" w:author="Benton, Deon [2]" w:date="2022-09-12T09:17: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are only associated with contact causality. </w:t>
      </w:r>
      <w:ins w:id="475" w:author="Benton, Deon [2]" w:date="2022-09-12T09:17:00Z">
        <w:r w:rsidR="005C0681">
          <w:rPr>
            <w:rFonts w:ascii="Times New Roman" w:hAnsi="Times New Roman" w:cs="Times New Roman"/>
          </w:rPr>
          <w:t>It is worth mentioning that</w:t>
        </w:r>
      </w:ins>
      <w:r w:rsidR="00A70394" w:rsidRPr="00A70394">
        <w:rPr>
          <w:rFonts w:ascii="Times New Roman" w:hAnsi="Times New Roman" w:cs="Times New Roman"/>
        </w:rPr>
        <w:t xml:space="preserve"> in these simulations, an object is defined by </w:t>
      </w:r>
      <w:ins w:id="476" w:author="Benton, Deon [2]" w:date="2022-09-09T13:30:00Z">
        <w:r w:rsidR="00D2549A">
          <w:rPr>
            <w:rFonts w:ascii="Times New Roman" w:hAnsi="Times New Roman" w:cs="Times New Roman"/>
          </w:rPr>
          <w:t>the absence of a human torso, legs, eyes, and a human (male or female) head</w:t>
        </w:r>
      </w:ins>
      <w:r w:rsidR="00A70394" w:rsidRPr="00A70394">
        <w:rPr>
          <w:rFonts w:ascii="Times New Roman" w:hAnsi="Times New Roman" w:cs="Times New Roman"/>
        </w:rPr>
        <w:t xml:space="preserve">. </w:t>
      </w:r>
      <w:ins w:id="477" w:author="Benton, Deon [2]" w:date="2022-09-12T09:18:00Z">
        <w:r w:rsidR="005C0681">
          <w:rPr>
            <w:rFonts w:ascii="Times New Roman" w:hAnsi="Times New Roman" w:cs="Times New Roman"/>
          </w:rPr>
          <w:t>Subsequent</w:t>
        </w:r>
      </w:ins>
      <w:r w:rsidR="00A70394" w:rsidRPr="00A70394">
        <w:rPr>
          <w:rFonts w:ascii="Times New Roman" w:hAnsi="Times New Roman" w:cs="Times New Roman"/>
        </w:rPr>
        <w:t xml:space="preserve"> simulations will explore </w:t>
      </w:r>
      <w:ins w:id="478" w:author="Benton, Deon [2]" w:date="2022-09-09T13:33:00Z">
        <w:r w:rsidR="0094766C">
          <w:rPr>
            <w:rFonts w:ascii="Times New Roman" w:hAnsi="Times New Roman" w:cs="Times New Roman"/>
          </w:rPr>
          <w:t>whether</w:t>
        </w:r>
      </w:ins>
      <w:r w:rsidR="00A70394" w:rsidRPr="00A70394">
        <w:rPr>
          <w:rFonts w:ascii="Times New Roman" w:hAnsi="Times New Roman" w:cs="Times New Roman"/>
        </w:rPr>
        <w:t xml:space="preserve"> varying the proportion of </w:t>
      </w:r>
      <w:ins w:id="479" w:author="Benton, Deon [2]" w:date="2022-09-12T09:18: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that </w:t>
      </w:r>
      <w:ins w:id="480" w:author="Benton, Deon [2]" w:date="2022-09-09T13:33:00Z">
        <w:r w:rsidR="0094766C">
          <w:rPr>
            <w:rFonts w:ascii="Times New Roman" w:hAnsi="Times New Roman" w:cs="Times New Roman"/>
          </w:rPr>
          <w:t xml:space="preserve">possess people parts influences how models “treat” unmodified people and inanimate objects </w:t>
        </w:r>
      </w:ins>
      <w:ins w:id="481" w:author="Benton, Deon [2]" w:date="2022-09-09T13:34:00Z">
        <w:r w:rsidR="0094766C">
          <w:rPr>
            <w:rFonts w:ascii="Times New Roman" w:hAnsi="Times New Roman" w:cs="Times New Roman"/>
          </w:rPr>
          <w:t>as well as modified people and inanimate objects.</w:t>
        </w:r>
      </w:ins>
      <w:r w:rsidR="00A70394" w:rsidRPr="00A70394">
        <w:rPr>
          <w:rFonts w:ascii="Times New Roman" w:hAnsi="Times New Roman" w:cs="Times New Roman"/>
        </w:rPr>
        <w:t xml:space="preserve"> </w:t>
      </w:r>
      <w:ins w:id="482" w:author="Benton, Deon [2]" w:date="2022-09-09T13:40:00Z">
        <w:r w:rsidR="00F972AE">
          <w:rPr>
            <w:rFonts w:ascii="Times New Roman" w:hAnsi="Times New Roman" w:cs="Times New Roman"/>
          </w:rPr>
          <w:t>Given that Studies 1 and 2 will test infants at different ages, age will be simulated</w:t>
        </w:r>
      </w:ins>
      <w:ins w:id="483" w:author="Benton, Deon [2]" w:date="2022-09-12T09:18:00Z">
        <w:r w:rsidR="001741DD">
          <w:rPr>
            <w:rFonts w:ascii="Times New Roman" w:hAnsi="Times New Roman" w:cs="Times New Roman"/>
          </w:rPr>
          <w:t xml:space="preserve"> here</w:t>
        </w:r>
      </w:ins>
      <w:ins w:id="484" w:author="Benton, Deon [2]" w:date="2022-09-09T13:40:00Z">
        <w:r w:rsidR="00F972AE">
          <w:rPr>
            <w:rFonts w:ascii="Times New Roman" w:hAnsi="Times New Roman" w:cs="Times New Roman"/>
          </w:rPr>
          <w:t xml:space="preserve"> by manipulating the amount of pretraining experience that a network receives. Specifically, </w:t>
        </w:r>
      </w:ins>
      <w:ins w:id="485" w:author="Benton, Deon [2]" w:date="2022-09-09T13:41:00Z">
        <w:r w:rsidR="00F972AE">
          <w:rPr>
            <w:rFonts w:ascii="Times New Roman" w:hAnsi="Times New Roman" w:cs="Times New Roman"/>
          </w:rPr>
          <w:t>networks that correspond to 11-month-old infants will receive the most pretraining experience, followed by networks that correspond to 7-month-old infants,</w:t>
        </w:r>
        <w:r w:rsidR="00CE4F5A">
          <w:rPr>
            <w:rFonts w:ascii="Times New Roman" w:hAnsi="Times New Roman" w:cs="Times New Roman"/>
          </w:rPr>
          <w:t xml:space="preserve"> followed by </w:t>
        </w:r>
      </w:ins>
      <w:ins w:id="486" w:author="Benton, Deon [2]" w:date="2022-09-09T13:42:00Z">
        <w:r w:rsidR="00CE4F5A">
          <w:rPr>
            <w:rFonts w:ascii="Times New Roman" w:hAnsi="Times New Roman" w:cs="Times New Roman"/>
          </w:rPr>
          <w:t xml:space="preserve">networks that correspond to 4-month-old infants. </w:t>
        </w:r>
      </w:ins>
      <w:ins w:id="487" w:author="Benton, Deon [2]" w:date="2022-09-09T13:44:00Z">
        <w:r w:rsidR="00FE682F">
          <w:rPr>
            <w:rFonts w:ascii="Times New Roman" w:hAnsi="Times New Roman" w:cs="Times New Roman"/>
          </w:rPr>
          <w:t xml:space="preserve">In </w:t>
        </w:r>
      </w:ins>
      <w:ins w:id="488" w:author="Benton, Deon [2]" w:date="2022-09-09T14:26:00Z">
        <w:r w:rsidR="0059058F">
          <w:rPr>
            <w:rFonts w:ascii="Times New Roman" w:hAnsi="Times New Roman" w:cs="Times New Roman"/>
          </w:rPr>
          <w:t>addition,</w:t>
        </w:r>
      </w:ins>
      <w:ins w:id="489" w:author="Benton, Deon [2]" w:date="2022-09-09T13:44:00Z">
        <w:r w:rsidR="00FE682F">
          <w:rPr>
            <w:rFonts w:ascii="Times New Roman" w:hAnsi="Times New Roman" w:cs="Times New Roman"/>
          </w:rPr>
          <w:t xml:space="preserve"> and consistent with my prior simulation research (e.g., Benton, </w:t>
        </w:r>
        <w:r w:rsidR="009D1AFC">
          <w:rPr>
            <w:rFonts w:ascii="Times New Roman" w:hAnsi="Times New Roman" w:cs="Times New Roman"/>
          </w:rPr>
          <w:t>Rakison, &amp; Sobel, 2021; Rakison &amp; Benton, 2019),</w:t>
        </w:r>
      </w:ins>
      <w:ins w:id="490" w:author="Benton, Deon [2]" w:date="2022-09-09T13:45:00Z">
        <w:r w:rsidR="009D1AFC">
          <w:rPr>
            <w:rFonts w:ascii="Times New Roman" w:hAnsi="Times New Roman" w:cs="Times New Roman"/>
          </w:rPr>
          <w:t xml:space="preserve"> I will simulate age by manipulating</w:t>
        </w:r>
      </w:ins>
      <w:ins w:id="491" w:author="Benton, Deon [2]" w:date="2022-09-09T13:46:00Z">
        <w:r w:rsidR="009D1AFC">
          <w:rPr>
            <w:rFonts w:ascii="Times New Roman" w:hAnsi="Times New Roman" w:cs="Times New Roman"/>
          </w:rPr>
          <w:t xml:space="preserve"> a </w:t>
        </w:r>
      </w:ins>
      <w:ins w:id="492" w:author="Benton, Deon [2]" w:date="2022-09-09T14:27:00Z">
        <w:r w:rsidR="0059058F">
          <w:rPr>
            <w:rFonts w:ascii="Times New Roman" w:hAnsi="Times New Roman" w:cs="Times New Roman"/>
          </w:rPr>
          <w:t>parameter called “weight decay”</w:t>
        </w:r>
      </w:ins>
      <w:ins w:id="493" w:author="Benton, Deon [2]" w:date="2022-09-09T13:46:00Z">
        <w:r w:rsidR="009D1AFC">
          <w:rPr>
            <w:rFonts w:ascii="Times New Roman" w:hAnsi="Times New Roman" w:cs="Times New Roman"/>
          </w:rPr>
          <w:t>. This parameter corresponds roughly to</w:t>
        </w:r>
      </w:ins>
      <w:ins w:id="494" w:author="Benton, Deon [2]" w:date="2022-09-12T09:20:00Z">
        <w:r w:rsidR="00F90BCC">
          <w:rPr>
            <w:rFonts w:ascii="Times New Roman" w:hAnsi="Times New Roman" w:cs="Times New Roman"/>
          </w:rPr>
          <w:t xml:space="preserve"> the amount of information that a network retains as it is trained. </w:t>
        </w:r>
      </w:ins>
      <w:ins w:id="495" w:author="Benton, Deon [2]" w:date="2022-09-09T13:46:00Z">
        <w:r w:rsidR="009D1AFC">
          <w:rPr>
            <w:rFonts w:ascii="Times New Roman" w:hAnsi="Times New Roman" w:cs="Times New Roman"/>
          </w:rPr>
          <w:t xml:space="preserve"> </w:t>
        </w:r>
        <w:r w:rsidR="0057620E">
          <w:rPr>
            <w:rFonts w:ascii="Times New Roman" w:hAnsi="Times New Roman" w:cs="Times New Roman"/>
          </w:rPr>
          <w:t xml:space="preserve">The </w:t>
        </w:r>
      </w:ins>
      <w:ins w:id="496" w:author="Benton, Deon [2]" w:date="2022-09-12T09:47:00Z">
        <w:r w:rsidR="003E1C9A">
          <w:rPr>
            <w:rFonts w:ascii="Times New Roman" w:hAnsi="Times New Roman" w:cs="Times New Roman"/>
          </w:rPr>
          <w:t>numerical value</w:t>
        </w:r>
      </w:ins>
      <w:ins w:id="497" w:author="Benton, Deon [2]" w:date="2022-09-09T13:46:00Z">
        <w:r w:rsidR="0057620E">
          <w:rPr>
            <w:rFonts w:ascii="Times New Roman" w:hAnsi="Times New Roman" w:cs="Times New Roman"/>
          </w:rPr>
          <w:t xml:space="preserve"> of this parameter will be the smallest f</w:t>
        </w:r>
      </w:ins>
      <w:ins w:id="498" w:author="Benton, Deon [2]" w:date="2022-09-09T13:47:00Z">
        <w:r w:rsidR="0057620E">
          <w:rPr>
            <w:rFonts w:ascii="Times New Roman" w:hAnsi="Times New Roman" w:cs="Times New Roman"/>
          </w:rPr>
          <w:t>or</w:t>
        </w:r>
      </w:ins>
      <w:ins w:id="499" w:author="Benton, Deon [2]" w:date="2022-09-09T13:46:00Z">
        <w:r w:rsidR="0057620E">
          <w:rPr>
            <w:rFonts w:ascii="Times New Roman" w:hAnsi="Times New Roman" w:cs="Times New Roman"/>
          </w:rPr>
          <w:t xml:space="preserve"> oldest models</w:t>
        </w:r>
      </w:ins>
      <w:ins w:id="500" w:author="Benton, Deon [2]" w:date="2022-09-09T13:47:00Z">
        <w:r w:rsidR="0057620E">
          <w:rPr>
            <w:rFonts w:ascii="Times New Roman" w:hAnsi="Times New Roman" w:cs="Times New Roman"/>
          </w:rPr>
          <w:t>, somewhat larger for the slightly younger models, and still larger for the youngest models.</w:t>
        </w:r>
      </w:ins>
      <w:ins w:id="501" w:author="Benton, Deon [2]" w:date="2022-09-09T13:49:00Z">
        <w:r w:rsidR="009262F2">
          <w:rPr>
            <w:rFonts w:ascii="Times New Roman" w:hAnsi="Times New Roman" w:cs="Times New Roman"/>
          </w:rPr>
          <w:t xml:space="preserve"> </w:t>
        </w:r>
      </w:ins>
      <w:ins w:id="502" w:author="Benton, Deon [2]" w:date="2022-09-09T14:27:00Z">
        <w:r w:rsidR="00DE7A45">
          <w:rPr>
            <w:rFonts w:ascii="Times New Roman" w:hAnsi="Times New Roman" w:cs="Times New Roman"/>
          </w:rPr>
          <w:t>This corresponds to the idea that infants’ information-processing capacities improve with age (</w:t>
        </w:r>
      </w:ins>
      <w:ins w:id="503" w:author="Benton, Deon [2]" w:date="2022-09-09T14:29:00Z">
        <w:r w:rsidR="00D60254">
          <w:rPr>
            <w:rFonts w:ascii="Times New Roman" w:hAnsi="Times New Roman" w:cs="Times New Roman"/>
          </w:rPr>
          <w:t>CITATION</w:t>
        </w:r>
      </w:ins>
      <w:ins w:id="504" w:author="Benton, Deon [2]" w:date="2022-09-09T14:27:00Z">
        <w:r w:rsidR="00DE7A45">
          <w:rPr>
            <w:rFonts w:ascii="Times New Roman" w:hAnsi="Times New Roman" w:cs="Times New Roman"/>
          </w:rPr>
          <w:t>)</w:t>
        </w:r>
      </w:ins>
      <w:ins w:id="505" w:author="Benton, Deon [2]" w:date="2022-09-09T14:29:00Z">
        <w:r w:rsidR="00D60254">
          <w:rPr>
            <w:rFonts w:ascii="Times New Roman" w:hAnsi="Times New Roman" w:cs="Times New Roman"/>
          </w:rPr>
          <w:t xml:space="preserve">. </w:t>
        </w:r>
      </w:ins>
      <w:ins w:id="506" w:author="Benton, Deon [2]" w:date="2022-09-09T13:49:00Z">
        <w:r w:rsidR="009262F2">
          <w:rPr>
            <w:rFonts w:ascii="Times New Roman" w:hAnsi="Times New Roman" w:cs="Times New Roman"/>
          </w:rPr>
          <w:t xml:space="preserve">Together, these two parameters—that is, the number of training trials and weight decay—implement a very simple model of </w:t>
        </w:r>
      </w:ins>
      <w:ins w:id="507" w:author="Benton, Deon [2]" w:date="2022-09-09T14:29:00Z">
        <w:r w:rsidR="005715DF">
          <w:rPr>
            <w:rFonts w:ascii="Times New Roman" w:hAnsi="Times New Roman" w:cs="Times New Roman"/>
          </w:rPr>
          <w:t>age and development</w:t>
        </w:r>
      </w:ins>
      <w:ins w:id="508" w:author="Benton, Deon [2]" w:date="2022-09-09T13:49:00Z">
        <w:r w:rsidR="009262F2">
          <w:rPr>
            <w:rFonts w:ascii="Times New Roman" w:hAnsi="Times New Roman" w:cs="Times New Roman"/>
          </w:rPr>
          <w:t>.</w:t>
        </w:r>
      </w:ins>
    </w:p>
    <w:p w14:paraId="2260EBE8" w14:textId="17D3483A" w:rsidR="00A70394" w:rsidRPr="00A70394" w:rsidRDefault="00AC7BEF" w:rsidP="007036EF">
      <w:pPr>
        <w:spacing w:line="240" w:lineRule="exact"/>
        <w:ind w:firstLine="720"/>
        <w:contextualSpacing/>
        <w:jc w:val="both"/>
        <w:rPr>
          <w:rFonts w:ascii="Times New Roman" w:hAnsi="Times New Roman" w:cs="Times New Roman"/>
        </w:rPr>
      </w:pPr>
      <w:ins w:id="509" w:author="Benton, Deon [2]" w:date="2022-09-09T13:37:00Z">
        <w:r>
          <w:rPr>
            <w:rFonts w:ascii="Times New Roman" w:hAnsi="Times New Roman" w:cs="Times New Roman"/>
          </w:rPr>
          <w:t xml:space="preserve">Following pretraining, </w:t>
        </w:r>
      </w:ins>
      <w:ins w:id="510" w:author="Benton, Deon [2]" w:date="2022-09-09T13:38:00Z">
        <w:r>
          <w:rPr>
            <w:rFonts w:ascii="Times New Roman" w:hAnsi="Times New Roman" w:cs="Times New Roman"/>
          </w:rPr>
          <w:t xml:space="preserve">all networks will be </w:t>
        </w:r>
      </w:ins>
      <w:ins w:id="511" w:author="Benton, Deon [2]" w:date="2022-09-12T09:21:00Z">
        <w:r w:rsidR="00C81CB8">
          <w:rPr>
            <w:rFonts w:ascii="Times New Roman" w:hAnsi="Times New Roman" w:cs="Times New Roman"/>
          </w:rPr>
          <w:t>“</w:t>
        </w:r>
      </w:ins>
      <w:ins w:id="512" w:author="Benton, Deon [2]" w:date="2022-09-09T13:38:00Z">
        <w:r>
          <w:rPr>
            <w:rFonts w:ascii="Times New Roman" w:hAnsi="Times New Roman" w:cs="Times New Roman"/>
          </w:rPr>
          <w:t>habituated</w:t>
        </w:r>
      </w:ins>
      <w:ins w:id="513" w:author="Benton, Deon [2]" w:date="2022-09-12T09:21:00Z">
        <w:r w:rsidR="00C81CB8">
          <w:rPr>
            <w:rFonts w:ascii="Times New Roman" w:hAnsi="Times New Roman" w:cs="Times New Roman"/>
          </w:rPr>
          <w:t>”</w:t>
        </w:r>
      </w:ins>
      <w:ins w:id="514" w:author="Benton, Deon [2]" w:date="2022-09-09T13:38:00Z">
        <w:r>
          <w:rPr>
            <w:rFonts w:ascii="Times New Roman" w:hAnsi="Times New Roman" w:cs="Times New Roman"/>
          </w:rPr>
          <w:t xml:space="preserve"> to screened events. To simulate Study 1</w:t>
        </w:r>
      </w:ins>
      <w:ins w:id="515" w:author="Benton, Deon [2]" w:date="2022-09-09T14:18:00Z">
        <w:r w:rsidR="005508FE">
          <w:rPr>
            <w:rFonts w:ascii="Times New Roman" w:hAnsi="Times New Roman" w:cs="Times New Roman"/>
          </w:rPr>
          <w:t xml:space="preserve"> (i.e., Simulation 1)</w:t>
        </w:r>
      </w:ins>
      <w:ins w:id="516" w:author="Benton, Deon [2]" w:date="2022-09-09T13:38:00Z">
        <w:r>
          <w:rPr>
            <w:rFonts w:ascii="Times New Roman" w:hAnsi="Times New Roman" w:cs="Times New Roman"/>
          </w:rPr>
          <w:t xml:space="preserve">, </w:t>
        </w:r>
      </w:ins>
      <w:ins w:id="517" w:author="Benton, Deon [2]" w:date="2022-09-09T13:37:00Z">
        <w:r>
          <w:rPr>
            <w:rFonts w:ascii="Times New Roman" w:hAnsi="Times New Roman" w:cs="Times New Roman"/>
          </w:rPr>
          <w:t xml:space="preserve">networks will be </w:t>
        </w:r>
      </w:ins>
      <w:ins w:id="518" w:author="Benton, Deon [2]" w:date="2022-09-12T09:22:00Z">
        <w:r w:rsidR="00227D71">
          <w:rPr>
            <w:rFonts w:ascii="Times New Roman" w:hAnsi="Times New Roman" w:cs="Times New Roman"/>
          </w:rPr>
          <w:t>assigned randomly</w:t>
        </w:r>
      </w:ins>
      <w:ins w:id="519" w:author="Benton, Deon [2]" w:date="2022-09-09T13:37:00Z">
        <w:r>
          <w:rPr>
            <w:rFonts w:ascii="Times New Roman" w:hAnsi="Times New Roman" w:cs="Times New Roman"/>
          </w:rPr>
          <w:t xml:space="preserve"> either the People condition or </w:t>
        </w:r>
      </w:ins>
      <w:ins w:id="520" w:author="Benton, Deon [2]" w:date="2022-09-09T13:38:00Z">
        <w:r>
          <w:rPr>
            <w:rFonts w:ascii="Times New Roman" w:hAnsi="Times New Roman" w:cs="Times New Roman"/>
          </w:rPr>
          <w:t xml:space="preserve">to </w:t>
        </w:r>
      </w:ins>
      <w:ins w:id="521" w:author="Benton, Deon [2]" w:date="2022-09-09T13:37:00Z">
        <w:r>
          <w:rPr>
            <w:rFonts w:ascii="Times New Roman" w:hAnsi="Times New Roman" w:cs="Times New Roman"/>
          </w:rPr>
          <w:t>the Inanimate Object condition</w:t>
        </w:r>
      </w:ins>
      <w:ins w:id="522" w:author="Benton, Deon [2]" w:date="2022-09-09T13:38:00Z">
        <w:r>
          <w:rPr>
            <w:rFonts w:ascii="Times New Roman" w:hAnsi="Times New Roman" w:cs="Times New Roman"/>
          </w:rPr>
          <w:t>.</w:t>
        </w:r>
      </w:ins>
      <w:ins w:id="523" w:author="Benton, Deon [2]" w:date="2022-09-09T13:50:00Z">
        <w:r w:rsidR="009262F2">
          <w:rPr>
            <w:rFonts w:ascii="Times New Roman" w:hAnsi="Times New Roman" w:cs="Times New Roman"/>
          </w:rPr>
          <w:t xml:space="preserve"> To simulate Study 2</w:t>
        </w:r>
      </w:ins>
      <w:ins w:id="524" w:author="Benton, Deon [2]" w:date="2022-09-09T14:18:00Z">
        <w:r w:rsidR="005508FE">
          <w:rPr>
            <w:rFonts w:ascii="Times New Roman" w:hAnsi="Times New Roman" w:cs="Times New Roman"/>
          </w:rPr>
          <w:t xml:space="preserve"> (i.e., Simulation 2)</w:t>
        </w:r>
      </w:ins>
      <w:ins w:id="525" w:author="Benton, Deon [2]" w:date="2022-09-09T13:50:00Z">
        <w:r w:rsidR="009262F2">
          <w:rPr>
            <w:rFonts w:ascii="Times New Roman" w:hAnsi="Times New Roman" w:cs="Times New Roman"/>
          </w:rPr>
          <w:t xml:space="preserve">, networks will be </w:t>
        </w:r>
      </w:ins>
      <w:ins w:id="526" w:author="Benton, Deon [2]" w:date="2022-09-12T09:22:00Z">
        <w:r w:rsidR="00646DD6">
          <w:rPr>
            <w:rFonts w:ascii="Times New Roman" w:hAnsi="Times New Roman" w:cs="Times New Roman"/>
          </w:rPr>
          <w:t>assigned randomly</w:t>
        </w:r>
      </w:ins>
      <w:ins w:id="527" w:author="Benton, Deon [2]" w:date="2022-09-09T13:50:00Z">
        <w:r w:rsidR="009262F2">
          <w:rPr>
            <w:rFonts w:ascii="Times New Roman" w:hAnsi="Times New Roman" w:cs="Times New Roman"/>
          </w:rPr>
          <w:t xml:space="preserve"> to one of the six conditions to which infants will be assigned. </w:t>
        </w:r>
      </w:ins>
      <w:ins w:id="528" w:author="Benton, Deon [2]" w:date="2022-09-12T09:48:00Z">
        <w:r w:rsidR="003E1C9A">
          <w:rPr>
            <w:rFonts w:ascii="Times New Roman" w:hAnsi="Times New Roman" w:cs="Times New Roman"/>
          </w:rPr>
          <w:t>Across all conditions the habituation phase</w:t>
        </w:r>
      </w:ins>
      <w:ins w:id="529" w:author="Benton, Deon [2]" w:date="2022-09-09T13:50:00Z">
        <w:r w:rsidR="009262F2">
          <w:rPr>
            <w:rFonts w:ascii="Times New Roman" w:hAnsi="Times New Roman" w:cs="Times New Roman"/>
          </w:rPr>
          <w:t xml:space="preserve"> will be</w:t>
        </w:r>
      </w:ins>
      <w:ins w:id="530" w:author="Benton, Deon [2]" w:date="2022-09-09T13:38:00Z">
        <w:r>
          <w:rPr>
            <w:rFonts w:ascii="Times New Roman" w:hAnsi="Times New Roman" w:cs="Times New Roman"/>
          </w:rPr>
          <w:t xml:space="preserve"> </w:t>
        </w:r>
      </w:ins>
      <w:ins w:id="531" w:author="Benton, Deon [2]" w:date="2022-09-12T09:48:00Z">
        <w:r w:rsidR="003E1C9A">
          <w:rPr>
            <w:rFonts w:ascii="Times New Roman" w:hAnsi="Times New Roman" w:cs="Times New Roman"/>
          </w:rPr>
          <w:t>like</w:t>
        </w:r>
      </w:ins>
      <w:ins w:id="532" w:author="Benton, Deon [2]" w:date="2022-09-09T13:38:00Z">
        <w:r>
          <w:rPr>
            <w:rFonts w:ascii="Times New Roman" w:hAnsi="Times New Roman" w:cs="Times New Roman"/>
          </w:rPr>
          <w:t xml:space="preserve"> the pretraining</w:t>
        </w:r>
      </w:ins>
      <w:ins w:id="533" w:author="Benton, Deon [2]" w:date="2022-09-09T13:39:00Z">
        <w:r>
          <w:rPr>
            <w:rFonts w:ascii="Times New Roman" w:hAnsi="Times New Roman" w:cs="Times New Roman"/>
          </w:rPr>
          <w:t xml:space="preserve"> events except that </w:t>
        </w:r>
        <w:r w:rsidR="00B64031">
          <w:rPr>
            <w:rFonts w:ascii="Times New Roman" w:hAnsi="Times New Roman" w:cs="Times New Roman"/>
          </w:rPr>
          <w:t xml:space="preserve">a novel pair of people (for networks in the People condition) </w:t>
        </w:r>
      </w:ins>
      <w:ins w:id="534" w:author="Benton, Deon [2]" w:date="2022-09-12T09:23:00Z">
        <w:r w:rsidR="00E364AA">
          <w:rPr>
            <w:rFonts w:ascii="Times New Roman" w:hAnsi="Times New Roman" w:cs="Times New Roman"/>
          </w:rPr>
          <w:t>or</w:t>
        </w:r>
      </w:ins>
      <w:ins w:id="535" w:author="Benton, Deon [2]" w:date="2022-09-09T13:39:00Z">
        <w:r w:rsidR="00B64031">
          <w:rPr>
            <w:rFonts w:ascii="Times New Roman" w:hAnsi="Times New Roman" w:cs="Times New Roman"/>
          </w:rPr>
          <w:t xml:space="preserve"> a novel pair of objects (for networks in the Inanimate Object condition) will be used</w:t>
        </w:r>
      </w:ins>
      <w:ins w:id="536" w:author="Benton, Deon [2]" w:date="2022-09-09T13:43:00Z">
        <w:r w:rsidR="00CE4F5A">
          <w:rPr>
            <w:rFonts w:ascii="Times New Roman" w:hAnsi="Times New Roman" w:cs="Times New Roman"/>
          </w:rPr>
          <w:t>,</w:t>
        </w:r>
      </w:ins>
      <w:ins w:id="537" w:author="Benton, Deon [2]" w:date="2022-09-09T13:39:00Z">
        <w:r w:rsidR="00B64031">
          <w:rPr>
            <w:rFonts w:ascii="Times New Roman" w:hAnsi="Times New Roman" w:cs="Times New Roman"/>
          </w:rPr>
          <w:t xml:space="preserve"> and</w:t>
        </w:r>
      </w:ins>
      <w:ins w:id="538" w:author="Benton, Deon [2]" w:date="2022-09-09T13:43:00Z">
        <w:r w:rsidR="00CE4F5A">
          <w:rPr>
            <w:rFonts w:ascii="Times New Roman" w:hAnsi="Times New Roman" w:cs="Times New Roman"/>
          </w:rPr>
          <w:t xml:space="preserve"> </w:t>
        </w:r>
      </w:ins>
      <w:ins w:id="539" w:author="Benton, Deon [2]" w:date="2022-09-09T13:39:00Z">
        <w:r w:rsidR="00B64031">
          <w:rPr>
            <w:rFonts w:ascii="Times New Roman" w:hAnsi="Times New Roman" w:cs="Times New Roman"/>
          </w:rPr>
          <w:t>the unit that corresponds to the presence of a screen will be turned on</w:t>
        </w:r>
      </w:ins>
      <w:ins w:id="540" w:author="Benton, Deon [2]" w:date="2022-09-12T09:48:00Z">
        <w:r w:rsidR="00553E2C">
          <w:rPr>
            <w:rFonts w:ascii="Times New Roman" w:hAnsi="Times New Roman" w:cs="Times New Roman"/>
          </w:rPr>
          <w:t xml:space="preserve"> (this unit will have been turned off durin</w:t>
        </w:r>
      </w:ins>
      <w:ins w:id="541" w:author="Benton, Deon [2]" w:date="2022-09-12T09:49:00Z">
        <w:r w:rsidR="00553E2C">
          <w:rPr>
            <w:rFonts w:ascii="Times New Roman" w:hAnsi="Times New Roman" w:cs="Times New Roman"/>
          </w:rPr>
          <w:t>g the pretraining phase)</w:t>
        </w:r>
      </w:ins>
      <w:ins w:id="542" w:author="Benton, Deon [2]" w:date="2022-09-09T13:39:00Z">
        <w:r w:rsidR="00B64031">
          <w:rPr>
            <w:rFonts w:ascii="Times New Roman" w:hAnsi="Times New Roman" w:cs="Times New Roman"/>
          </w:rPr>
          <w:t>.</w:t>
        </w:r>
      </w:ins>
      <w:ins w:id="543" w:author="Benton, Deon [2]" w:date="2022-09-09T13:43:00Z">
        <w:r w:rsidR="00CE4F5A">
          <w:rPr>
            <w:rFonts w:ascii="Times New Roman" w:hAnsi="Times New Roman" w:cs="Times New Roman"/>
          </w:rPr>
          <w:t xml:space="preserve"> </w:t>
        </w:r>
      </w:ins>
      <w:ins w:id="544" w:author="Benton, Deon [2]" w:date="2022-09-09T13:49:00Z">
        <w:r w:rsidR="009262F2">
          <w:rPr>
            <w:rFonts w:ascii="Times New Roman" w:hAnsi="Times New Roman" w:cs="Times New Roman"/>
          </w:rPr>
          <w:t>Following habituation, all networks</w:t>
        </w:r>
      </w:ins>
      <w:ins w:id="545" w:author="Benton, Deon [2]" w:date="2022-09-12T09:49:00Z">
        <w:r w:rsidR="00BB0E65">
          <w:rPr>
            <w:rFonts w:ascii="Times New Roman" w:hAnsi="Times New Roman" w:cs="Times New Roman"/>
          </w:rPr>
          <w:t>, regardless of condition,</w:t>
        </w:r>
      </w:ins>
      <w:ins w:id="546" w:author="Benton, Deon [2]" w:date="2022-09-09T13:49:00Z">
        <w:r w:rsidR="009262F2">
          <w:rPr>
            <w:rFonts w:ascii="Times New Roman" w:hAnsi="Times New Roman" w:cs="Times New Roman"/>
          </w:rPr>
          <w:t xml:space="preserve"> will be tested </w:t>
        </w:r>
      </w:ins>
      <w:ins w:id="547" w:author="Benton, Deon [2]" w:date="2022-09-09T13:51:00Z">
        <w:r w:rsidR="00150E94">
          <w:rPr>
            <w:rFonts w:ascii="Times New Roman" w:hAnsi="Times New Roman" w:cs="Times New Roman"/>
          </w:rPr>
          <w:t>on a Contact and a No Contact test event but without the screen</w:t>
        </w:r>
      </w:ins>
      <w:ins w:id="548" w:author="Benton, Deon [2]" w:date="2022-09-12T09:49:00Z">
        <w:r w:rsidR="0082307B">
          <w:rPr>
            <w:rFonts w:ascii="Times New Roman" w:hAnsi="Times New Roman" w:cs="Times New Roman"/>
          </w:rPr>
          <w:t xml:space="preserve"> (as is true </w:t>
        </w:r>
      </w:ins>
      <w:ins w:id="549" w:author="Benton, Deon [2]" w:date="2022-09-12T09:50:00Z">
        <w:r w:rsidR="00231C13">
          <w:rPr>
            <w:rFonts w:ascii="Times New Roman" w:hAnsi="Times New Roman" w:cs="Times New Roman"/>
          </w:rPr>
          <w:t>with human infants in Studies 1 and 2</w:t>
        </w:r>
      </w:ins>
      <w:ins w:id="550" w:author="Benton, Deon [2]" w:date="2022-09-12T09:54:00Z">
        <w:r w:rsidR="00F12065">
          <w:rPr>
            <w:rFonts w:ascii="Times New Roman" w:hAnsi="Times New Roman" w:cs="Times New Roman"/>
          </w:rPr>
          <w:t>).</w:t>
        </w:r>
      </w:ins>
      <w:ins w:id="551" w:author="Benton, Deon [2]" w:date="2022-09-12T09:53:00Z">
        <w:r w:rsidR="00F12065">
          <w:rPr>
            <w:rFonts w:ascii="Times New Roman" w:hAnsi="Times New Roman" w:cs="Times New Roman"/>
          </w:rPr>
          <w:t xml:space="preserve"> </w:t>
        </w:r>
      </w:ins>
      <w:ins w:id="552" w:author="Benton, Deon [2]" w:date="2022-09-09T14:15:00Z">
        <w:r w:rsidR="00264FF3">
          <w:rPr>
            <w:rFonts w:ascii="Times New Roman" w:hAnsi="Times New Roman" w:cs="Times New Roman"/>
          </w:rPr>
          <w:t>We will use sum-squared error</w:t>
        </w:r>
      </w:ins>
      <w:ins w:id="553" w:author="Benton, Deon [2]" w:date="2022-09-09T14:16:00Z">
        <w:r w:rsidR="00264FF3">
          <w:rPr>
            <w:rFonts w:ascii="Times New Roman" w:hAnsi="Times New Roman" w:cs="Times New Roman"/>
          </w:rPr>
          <w:t xml:space="preserve"> </w:t>
        </w:r>
      </w:ins>
      <w:ins w:id="554" w:author="Benton, Deon [2]" w:date="2022-09-12T09:54:00Z">
        <w:r w:rsidR="00F12065">
          <w:rPr>
            <w:rFonts w:ascii="Times New Roman" w:hAnsi="Times New Roman" w:cs="Times New Roman"/>
          </w:rPr>
          <w:t xml:space="preserve">(SSE) </w:t>
        </w:r>
      </w:ins>
      <w:ins w:id="555" w:author="Benton, Deon [2]" w:date="2022-09-09T14:16:00Z">
        <w:r w:rsidR="00264FF3">
          <w:rPr>
            <w:rFonts w:ascii="Times New Roman" w:hAnsi="Times New Roman" w:cs="Times New Roman"/>
          </w:rPr>
          <w:t>to assess how incongruous networks find a given test event</w:t>
        </w:r>
      </w:ins>
      <w:ins w:id="556" w:author="Benton, Deon [2]" w:date="2022-09-09T14:13:00Z">
        <w:r w:rsidR="00DE4F57">
          <w:rPr>
            <w:rFonts w:ascii="Times New Roman" w:hAnsi="Times New Roman" w:cs="Times New Roman"/>
          </w:rPr>
          <w:t>.</w:t>
        </w:r>
      </w:ins>
      <w:ins w:id="557" w:author="Benton, Deon [2]" w:date="2022-09-09T14:16:00Z">
        <w:r w:rsidR="00264FF3">
          <w:rPr>
            <w:rFonts w:ascii="Times New Roman" w:hAnsi="Times New Roman" w:cs="Times New Roman"/>
          </w:rPr>
          <w:t xml:space="preserve"> Networks should show greater error for those test events that </w:t>
        </w:r>
      </w:ins>
      <w:ins w:id="558" w:author="Benton, Deon [2]" w:date="2022-09-09T14:17:00Z">
        <w:r w:rsidR="00264FF3">
          <w:rPr>
            <w:rFonts w:ascii="Times New Roman" w:hAnsi="Times New Roman" w:cs="Times New Roman"/>
          </w:rPr>
          <w:t>are perceived as inconsistent.</w:t>
        </w:r>
      </w:ins>
      <w:ins w:id="559" w:author="Benton, Deon [2]" w:date="2022-09-09T14:13:00Z">
        <w:r w:rsidR="00DE4F57">
          <w:rPr>
            <w:rFonts w:ascii="Times New Roman" w:hAnsi="Times New Roman" w:cs="Times New Roman"/>
          </w:rPr>
          <w:t xml:space="preserve"> </w:t>
        </w:r>
      </w:ins>
      <w:ins w:id="560" w:author="Benton, Deon [2]" w:date="2022-09-12T09:53:00Z">
        <w:r w:rsidR="00F12065">
          <w:rPr>
            <w:rFonts w:ascii="Times New Roman" w:hAnsi="Times New Roman" w:cs="Times New Roman"/>
          </w:rPr>
          <w:t xml:space="preserve">The rationale for using </w:t>
        </w:r>
      </w:ins>
      <w:ins w:id="561" w:author="Benton, Deon [2]" w:date="2022-09-12T09:54:00Z">
        <w:r w:rsidR="00F12065">
          <w:rPr>
            <w:rFonts w:ascii="Times New Roman" w:hAnsi="Times New Roman" w:cs="Times New Roman"/>
          </w:rPr>
          <w:t>SSE</w:t>
        </w:r>
      </w:ins>
      <w:ins w:id="562" w:author="Benton, Deon [2]" w:date="2022-09-12T09:53:00Z">
        <w:r w:rsidR="00F12065">
          <w:rPr>
            <w:rFonts w:ascii="Times New Roman" w:hAnsi="Times New Roman" w:cs="Times New Roman"/>
          </w:rPr>
          <w:t xml:space="preserve"> as a measure of learning is that p</w:t>
        </w:r>
      </w:ins>
      <w:ins w:id="563" w:author="Benton, Deon [2]" w:date="2022-09-09T14:14:00Z">
        <w:r w:rsidR="00DE4F57">
          <w:rPr>
            <w:rFonts w:ascii="Times New Roman" w:hAnsi="Times New Roman" w:cs="Times New Roman"/>
          </w:rPr>
          <w:t xml:space="preserve">revious simulation studies have established a relationship between network </w:t>
        </w:r>
      </w:ins>
      <w:ins w:id="564" w:author="Benton, Deon [2]" w:date="2022-09-12T09:54:00Z">
        <w:r w:rsidR="008A7B33">
          <w:rPr>
            <w:rFonts w:ascii="Times New Roman" w:hAnsi="Times New Roman" w:cs="Times New Roman"/>
          </w:rPr>
          <w:t>SSE</w:t>
        </w:r>
      </w:ins>
      <w:ins w:id="565" w:author="Benton, Deon [2]" w:date="2022-09-09T14:14:00Z">
        <w:r w:rsidR="00DE4F57">
          <w:rPr>
            <w:rFonts w:ascii="Times New Roman" w:hAnsi="Times New Roman" w:cs="Times New Roman"/>
          </w:rPr>
          <w:t xml:space="preserve"> and infant looking time such that increases in looking time are related to increases in network </w:t>
        </w:r>
      </w:ins>
      <w:ins w:id="566" w:author="Benton, Deon [2]" w:date="2022-09-12T09:54:00Z">
        <w:r w:rsidR="009F55CD">
          <w:rPr>
            <w:rFonts w:ascii="Times New Roman" w:hAnsi="Times New Roman" w:cs="Times New Roman"/>
          </w:rPr>
          <w:t>SSE</w:t>
        </w:r>
      </w:ins>
      <w:ins w:id="567" w:author="Benton, Deon [2]" w:date="2022-09-09T14:14:00Z">
        <w:r w:rsidR="00DE4F57">
          <w:rPr>
            <w:rFonts w:ascii="Times New Roman" w:hAnsi="Times New Roman" w:cs="Times New Roman"/>
          </w:rPr>
          <w:t xml:space="preserve"> (e.g., </w:t>
        </w:r>
      </w:ins>
      <w:ins w:id="568" w:author="Benton, Deon [2]" w:date="2022-09-09T14:15:00Z">
        <w:r w:rsidR="00C9189A">
          <w:rPr>
            <w:rFonts w:ascii="Times New Roman" w:hAnsi="Times New Roman" w:cs="Times New Roman"/>
          </w:rPr>
          <w:t xml:space="preserve">Mareschal, French, &amp; Quinn, 2000; </w:t>
        </w:r>
      </w:ins>
      <w:ins w:id="569" w:author="Benton, Deon [2]" w:date="2022-09-09T14:14:00Z">
        <w:r w:rsidR="00DE4F57">
          <w:rPr>
            <w:rFonts w:ascii="Times New Roman" w:hAnsi="Times New Roman" w:cs="Times New Roman"/>
          </w:rPr>
          <w:t xml:space="preserve">Mareschal, </w:t>
        </w:r>
      </w:ins>
      <w:ins w:id="570" w:author="Benton, Deon [2]" w:date="2022-09-09T14:26:00Z">
        <w:r w:rsidR="0059058F">
          <w:rPr>
            <w:rFonts w:ascii="Times New Roman" w:hAnsi="Times New Roman" w:cs="Times New Roman"/>
          </w:rPr>
          <w:t>Quinn, French</w:t>
        </w:r>
      </w:ins>
      <w:ins w:id="571" w:author="Benton, Deon [2]" w:date="2022-09-09T14:14:00Z">
        <w:r w:rsidR="00DE4F57">
          <w:rPr>
            <w:rFonts w:ascii="Times New Roman" w:hAnsi="Times New Roman" w:cs="Times New Roman"/>
          </w:rPr>
          <w:t>, 2002</w:t>
        </w:r>
      </w:ins>
      <w:ins w:id="572" w:author="Benton, Deon [2]" w:date="2022-09-09T14:15:00Z">
        <w:r w:rsidR="00DE4F57">
          <w:rPr>
            <w:rFonts w:ascii="Times New Roman" w:hAnsi="Times New Roman" w:cs="Times New Roman"/>
          </w:rPr>
          <w:t>)</w:t>
        </w:r>
      </w:ins>
      <w:ins w:id="573" w:author="Benton, Deon [2]" w:date="2022-09-09T14:14:00Z">
        <w:r w:rsidR="00DE4F57">
          <w:rPr>
            <w:rFonts w:ascii="Times New Roman" w:hAnsi="Times New Roman" w:cs="Times New Roman"/>
          </w:rPr>
          <w:t>.</w:t>
        </w:r>
      </w:ins>
      <w:ins w:id="574" w:author="Benton, Deon [2]" w:date="2022-09-09T14:17:00Z">
        <w:r w:rsidR="005508FE">
          <w:rPr>
            <w:rFonts w:ascii="Times New Roman" w:hAnsi="Times New Roman" w:cs="Times New Roman"/>
          </w:rPr>
          <w:t xml:space="preserve"> The full predictions are laid out in Table X, but in brief it is predicted networks assigned to the People Condition</w:t>
        </w:r>
      </w:ins>
      <w:ins w:id="575" w:author="Benton, Deon [2]" w:date="2022-09-09T14:18:00Z">
        <w:r w:rsidR="005508FE">
          <w:rPr>
            <w:rFonts w:ascii="Times New Roman" w:hAnsi="Times New Roman" w:cs="Times New Roman"/>
          </w:rPr>
          <w:t xml:space="preserve"> should show equivalent </w:t>
        </w:r>
      </w:ins>
      <w:ins w:id="576" w:author="Benton, Deon [2]" w:date="2022-09-12T09:55:00Z">
        <w:r w:rsidR="007A11ED">
          <w:rPr>
            <w:rFonts w:ascii="Times New Roman" w:hAnsi="Times New Roman" w:cs="Times New Roman"/>
          </w:rPr>
          <w:t>SSE</w:t>
        </w:r>
      </w:ins>
      <w:ins w:id="577" w:author="Benton, Deon [2]" w:date="2022-09-09T14:18:00Z">
        <w:r w:rsidR="005508FE">
          <w:rPr>
            <w:rFonts w:ascii="Times New Roman" w:hAnsi="Times New Roman" w:cs="Times New Roman"/>
          </w:rPr>
          <w:t xml:space="preserve"> towards the Contact and No Contact test events, whereas networks assigned to the Inani</w:t>
        </w:r>
      </w:ins>
      <w:ins w:id="578" w:author="Benton, Deon [2]" w:date="2022-09-09T14:19:00Z">
        <w:r w:rsidR="005508FE">
          <w:rPr>
            <w:rFonts w:ascii="Times New Roman" w:hAnsi="Times New Roman" w:cs="Times New Roman"/>
          </w:rPr>
          <w:t xml:space="preserve">mate Object condition should show greater </w:t>
        </w:r>
      </w:ins>
      <w:ins w:id="579" w:author="Benton, Deon [2]" w:date="2022-09-12T09:55:00Z">
        <w:r w:rsidR="007A11ED">
          <w:rPr>
            <w:rFonts w:ascii="Times New Roman" w:hAnsi="Times New Roman" w:cs="Times New Roman"/>
          </w:rPr>
          <w:t>SSE</w:t>
        </w:r>
      </w:ins>
      <w:ins w:id="580" w:author="Benton, Deon [2]" w:date="2022-09-09T14:19:00Z">
        <w:r w:rsidR="005508FE">
          <w:rPr>
            <w:rFonts w:ascii="Times New Roman" w:hAnsi="Times New Roman" w:cs="Times New Roman"/>
          </w:rPr>
          <w:t xml:space="preserve"> towards the No Contact test event than the Contact test event. This should only be true if networks learned that people, but not inanimate objects, </w:t>
        </w:r>
        <w:r w:rsidR="007B7A2F">
          <w:rPr>
            <w:rFonts w:ascii="Times New Roman" w:hAnsi="Times New Roman" w:cs="Times New Roman"/>
          </w:rPr>
          <w:t>can cause action on contact as well as at</w:t>
        </w:r>
      </w:ins>
      <w:ins w:id="581" w:author="Benton, Deon [2]" w:date="2022-09-09T14:20:00Z">
        <w:r w:rsidR="007B7A2F">
          <w:rPr>
            <w:rFonts w:ascii="Times New Roman" w:hAnsi="Times New Roman" w:cs="Times New Roman"/>
          </w:rPr>
          <w:t xml:space="preserve"> a distance. In contrast, networks assigned to the Inanimate Object with People Parts condition in Simulation 2</w:t>
        </w:r>
      </w:ins>
      <w:ins w:id="582" w:author="Benton, Deon [2]" w:date="2022-09-09T14:21:00Z">
        <w:r w:rsidR="007B7A2F">
          <w:rPr>
            <w:rFonts w:ascii="Times New Roman" w:hAnsi="Times New Roman" w:cs="Times New Roman"/>
          </w:rPr>
          <w:t xml:space="preserve"> should show equivalent error towards the Contact and No Contact test events if they learned that </w:t>
        </w:r>
      </w:ins>
      <w:ins w:id="583" w:author="Benton, Deon [2]" w:date="2022-09-12T09:55:00Z">
        <w:r w:rsidR="007A11ED">
          <w:rPr>
            <w:rFonts w:ascii="Times New Roman" w:hAnsi="Times New Roman" w:cs="Times New Roman"/>
          </w:rPr>
          <w:t>some human part</w:t>
        </w:r>
      </w:ins>
      <w:ins w:id="584" w:author="Benton, Deon [2]" w:date="2022-09-12T09:56:00Z">
        <w:r w:rsidR="007A11ED">
          <w:rPr>
            <w:rFonts w:ascii="Times New Roman" w:hAnsi="Times New Roman" w:cs="Times New Roman"/>
          </w:rPr>
          <w:t xml:space="preserve"> (the exact human part will, again, be based on data from Study 2)</w:t>
        </w:r>
      </w:ins>
      <w:ins w:id="585" w:author="Benton, Deon [2]" w:date="2022-09-09T14:21:00Z">
        <w:r w:rsidR="007B7A2F">
          <w:rPr>
            <w:rFonts w:ascii="Times New Roman" w:hAnsi="Times New Roman" w:cs="Times New Roman"/>
          </w:rPr>
          <w:t xml:space="preserve"> is equally associated with contact and action-at-a-distance causality</w:t>
        </w:r>
        <w:r w:rsidR="00917E36">
          <w:rPr>
            <w:rFonts w:ascii="Times New Roman" w:hAnsi="Times New Roman" w:cs="Times New Roman"/>
          </w:rPr>
          <w:t xml:space="preserve">, whereas networks </w:t>
        </w:r>
      </w:ins>
      <w:ins w:id="586" w:author="Benton, Deon [2]" w:date="2022-09-09T14:22:00Z">
        <w:r w:rsidR="00917E36">
          <w:rPr>
            <w:rFonts w:ascii="Times New Roman" w:hAnsi="Times New Roman" w:cs="Times New Roman"/>
          </w:rPr>
          <w:t xml:space="preserve"> assigned to the People with Object Parts condition should show greater error towards the No Contact test event than the Contact test event. This latter result </w:t>
        </w:r>
      </w:ins>
      <w:ins w:id="587" w:author="Benton, Deon [2]" w:date="2022-09-12T09:56:00Z">
        <w:r w:rsidR="007A11ED">
          <w:rPr>
            <w:rFonts w:ascii="Times New Roman" w:hAnsi="Times New Roman" w:cs="Times New Roman"/>
          </w:rPr>
          <w:t>would be pred</w:t>
        </w:r>
      </w:ins>
      <w:ins w:id="588" w:author="Benton, Deon [2]" w:date="2022-09-12T09:57:00Z">
        <w:r w:rsidR="007A11ED">
          <w:rPr>
            <w:rFonts w:ascii="Times New Roman" w:hAnsi="Times New Roman" w:cs="Times New Roman"/>
          </w:rPr>
          <w:t>icted if networks</w:t>
        </w:r>
      </w:ins>
      <w:ins w:id="589" w:author="Benton, Deon [2]" w:date="2022-09-09T14:22:00Z">
        <w:r w:rsidR="00917E36">
          <w:rPr>
            <w:rFonts w:ascii="Times New Roman" w:hAnsi="Times New Roman" w:cs="Times New Roman"/>
          </w:rPr>
          <w:t xml:space="preserve"> learned that objects can only cause action on contact. Thus, observing an event in whic</w:t>
        </w:r>
      </w:ins>
      <w:ins w:id="590" w:author="Benton, Deon [2]" w:date="2022-09-09T14:23:00Z">
        <w:r w:rsidR="00917E36">
          <w:rPr>
            <w:rFonts w:ascii="Times New Roman" w:hAnsi="Times New Roman" w:cs="Times New Roman"/>
          </w:rPr>
          <w:t xml:space="preserve">h a </w:t>
        </w:r>
        <w:r w:rsidR="00917E36">
          <w:rPr>
            <w:rFonts w:ascii="Times New Roman" w:hAnsi="Times New Roman" w:cs="Times New Roman"/>
          </w:rPr>
          <w:lastRenderedPageBreak/>
          <w:t xml:space="preserve">person with object parts causes action-at-a-distance should violate the part-causal relations </w:t>
        </w:r>
      </w:ins>
      <w:ins w:id="591" w:author="Benton, Deon [2]" w:date="2022-09-12T09:57:00Z">
        <w:r w:rsidR="003E59C1">
          <w:rPr>
            <w:rFonts w:ascii="Times New Roman" w:hAnsi="Times New Roman" w:cs="Times New Roman"/>
          </w:rPr>
          <w:t>that networks could have extracted during the pretraining phase.</w:t>
        </w:r>
      </w:ins>
      <w:ins w:id="592" w:author="Benton, Deon [2]" w:date="2022-09-09T14:18:00Z">
        <w:r w:rsidR="005508FE">
          <w:rPr>
            <w:rFonts w:ascii="Times New Roman" w:hAnsi="Times New Roman" w:cs="Times New Roman"/>
          </w:rPr>
          <w:t xml:space="preserve"> </w:t>
        </w:r>
      </w:ins>
      <w:ins w:id="593" w:author="Benton, Deon [2]" w:date="2022-09-09T14:14:00Z">
        <w:r w:rsidR="00DE4F57">
          <w:rPr>
            <w:rFonts w:ascii="Times New Roman" w:hAnsi="Times New Roman" w:cs="Times New Roman"/>
          </w:rPr>
          <w:t xml:space="preserve"> </w:t>
        </w:r>
      </w:ins>
    </w:p>
    <w:p w14:paraId="047E22EA" w14:textId="0FA15C9C" w:rsidR="00A70394" w:rsidRPr="00837A49" w:rsidRDefault="00A70394" w:rsidP="007036EF">
      <w:pPr>
        <w:spacing w:line="240" w:lineRule="exact"/>
        <w:ind w:firstLine="720"/>
        <w:contextualSpacing/>
        <w:jc w:val="both"/>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w:t>
      </w:r>
      <w:ins w:id="594" w:author="Benton, Deon [2]" w:date="2022-09-12T09:58:00Z">
        <w:r w:rsidR="00A071CD">
          <w:rPr>
            <w:rFonts w:ascii="Times New Roman" w:hAnsi="Times New Roman" w:cs="Times New Roman"/>
            <w:i/>
            <w:iCs/>
          </w:rPr>
          <w:t xml:space="preserve">pretraining </w:t>
        </w:r>
      </w:ins>
      <w:r w:rsidRPr="00A70394">
        <w:rPr>
          <w:rFonts w:ascii="Times New Roman" w:hAnsi="Times New Roman" w:cs="Times New Roman"/>
        </w:rPr>
        <w:t xml:space="preserve">contact </w:t>
      </w:r>
      <w:ins w:id="595" w:author="Benton, Deon [2]" w:date="2022-09-12T09:58:00Z">
        <w:r w:rsidR="00A071CD">
          <w:rPr>
            <w:rFonts w:ascii="Times New Roman" w:hAnsi="Times New Roman" w:cs="Times New Roman"/>
          </w:rPr>
          <w:t>to action-at-a-distance events</w:t>
        </w:r>
      </w:ins>
      <w:r w:rsidRPr="00A70394">
        <w:rPr>
          <w:rFonts w:ascii="Times New Roman" w:hAnsi="Times New Roman" w:cs="Times New Roman"/>
        </w:rPr>
        <w:t xml:space="preserve"> for </w:t>
      </w:r>
      <w:ins w:id="596" w:author="Benton, Deon [2]" w:date="2022-09-12T09:58:00Z">
        <w:r w:rsidR="00A071CD">
          <w:rPr>
            <w:rFonts w:ascii="Times New Roman" w:hAnsi="Times New Roman" w:cs="Times New Roman"/>
          </w:rPr>
          <w:t xml:space="preserve">inanimate </w:t>
        </w:r>
      </w:ins>
      <w:r w:rsidRPr="00A70394">
        <w:rPr>
          <w:rFonts w:ascii="Times New Roman" w:hAnsi="Times New Roman" w:cs="Times New Roman"/>
        </w:rPr>
        <w:t xml:space="preserve">objects. For example, unlike the initial simulation in which </w:t>
      </w:r>
      <w:ins w:id="597" w:author="Benton, Deon [2]" w:date="2022-09-12T09:59:00Z">
        <w:r w:rsidR="008A1932">
          <w:rPr>
            <w:rFonts w:ascii="Times New Roman" w:hAnsi="Times New Roman" w:cs="Times New Roman"/>
          </w:rPr>
          <w:t>networks</w:t>
        </w:r>
      </w:ins>
      <w:r w:rsidRPr="00A70394">
        <w:rPr>
          <w:rFonts w:ascii="Times New Roman" w:hAnsi="Times New Roman" w:cs="Times New Roman"/>
        </w:rPr>
        <w:t xml:space="preserve"> </w:t>
      </w:r>
      <w:ins w:id="598" w:author="Benton, Deon [2]" w:date="2022-09-12T09:58:00Z">
        <w:r w:rsidR="00EF0F40">
          <w:rPr>
            <w:rFonts w:ascii="Times New Roman" w:hAnsi="Times New Roman" w:cs="Times New Roman"/>
          </w:rPr>
          <w:t xml:space="preserve">will </w:t>
        </w:r>
      </w:ins>
      <w:r w:rsidRPr="00A70394">
        <w:rPr>
          <w:rFonts w:ascii="Times New Roman" w:hAnsi="Times New Roman" w:cs="Times New Roman"/>
        </w:rPr>
        <w:t>never experience</w:t>
      </w:r>
      <w:del w:id="599" w:author="Benton, Deon [2]" w:date="2022-09-12T09:58:00Z">
        <w:r w:rsidRPr="00A70394" w:rsidDel="00EF0F40">
          <w:rPr>
            <w:rFonts w:ascii="Times New Roman" w:hAnsi="Times New Roman" w:cs="Times New Roman"/>
          </w:rPr>
          <w:delText>d</w:delText>
        </w:r>
      </w:del>
      <w:r w:rsidRPr="00A70394">
        <w:rPr>
          <w:rFonts w:ascii="Times New Roman" w:hAnsi="Times New Roman" w:cs="Times New Roman"/>
        </w:rPr>
        <w:t xml:space="preserve"> objects engaging in action-at-a-distance causality, </w:t>
      </w:r>
      <w:ins w:id="600" w:author="Benton, Deon [2]" w:date="2022-09-12T09:58:00Z">
        <w:r w:rsidR="00EF0F40">
          <w:rPr>
            <w:rFonts w:ascii="Times New Roman" w:hAnsi="Times New Roman" w:cs="Times New Roman"/>
          </w:rPr>
          <w:t>in some of the f</w:t>
        </w:r>
      </w:ins>
      <w:ins w:id="601" w:author="Benton, Deon [2]" w:date="2022-09-12T09:59:00Z">
        <w:r w:rsidR="00EF0F40">
          <w:rPr>
            <w:rFonts w:ascii="Times New Roman" w:hAnsi="Times New Roman" w:cs="Times New Roman"/>
          </w:rPr>
          <w:t xml:space="preserve">ollow-up simulations </w:t>
        </w:r>
      </w:ins>
      <w:r w:rsidRPr="00A70394">
        <w:rPr>
          <w:rFonts w:ascii="Times New Roman" w:hAnsi="Times New Roman" w:cs="Times New Roman"/>
        </w:rPr>
        <w:t xml:space="preserve">25% of </w:t>
      </w:r>
      <w:ins w:id="602" w:author="Benton, Deon [2]" w:date="2022-09-12T09:59:00Z">
        <w:r w:rsidR="008A1932">
          <w:rPr>
            <w:rFonts w:ascii="Times New Roman" w:hAnsi="Times New Roman" w:cs="Times New Roman"/>
          </w:rPr>
          <w:t>networks’</w:t>
        </w:r>
        <w:r w:rsidR="008A1932" w:rsidRPr="00A70394">
          <w:rPr>
            <w:rFonts w:ascii="Times New Roman" w:hAnsi="Times New Roman" w:cs="Times New Roman"/>
          </w:rPr>
          <w:t xml:space="preserve"> </w:t>
        </w:r>
      </w:ins>
      <w:r w:rsidRPr="00A70394">
        <w:rPr>
          <w:rFonts w:ascii="Times New Roman" w:hAnsi="Times New Roman" w:cs="Times New Roman"/>
        </w:rPr>
        <w:t xml:space="preserve">"real world" (i.e., pretraining) experience will involve objects engaging in action-at-a-distance causality with other objects. Such a simulation has implications for follow-up experimental work. Specifically, if </w:t>
      </w:r>
      <w:ins w:id="603" w:author="Benton, Deon [2]" w:date="2022-09-12T09:59:00Z">
        <w:r w:rsidR="009D09BC">
          <w:rPr>
            <w:rFonts w:ascii="Times New Roman" w:hAnsi="Times New Roman" w:cs="Times New Roman"/>
          </w:rPr>
          <w:t>networks</w:t>
        </w:r>
      </w:ins>
      <w:ins w:id="604" w:author="Benton, Deon [2]" w:date="2022-09-12T10:01:00Z">
        <w:r w:rsidR="00B35236">
          <w:rPr>
            <w:rFonts w:ascii="Times New Roman" w:hAnsi="Times New Roman" w:cs="Times New Roman"/>
          </w:rPr>
          <w:t xml:space="preserve"> begin gradu</w:t>
        </w:r>
      </w:ins>
      <w:ins w:id="605" w:author="Benton, Deon [2]" w:date="2022-09-12T10:02:00Z">
        <w:r w:rsidR="00B35236">
          <w:rPr>
            <w:rFonts w:ascii="Times New Roman" w:hAnsi="Times New Roman" w:cs="Times New Roman"/>
          </w:rPr>
          <w:t>ally to “look” less long (i.e., show lower SSE) at the No Contact test event relative to the Contact test event</w:t>
        </w:r>
      </w:ins>
      <w:ins w:id="606" w:author="Benton, Deon [2]" w:date="2022-09-12T09:59:00Z">
        <w:r w:rsidR="009D09BC">
          <w:rPr>
            <w:rFonts w:ascii="Times New Roman" w:hAnsi="Times New Roman" w:cs="Times New Roman"/>
          </w:rPr>
          <w:t xml:space="preserve"> </w:t>
        </w:r>
      </w:ins>
      <w:ins w:id="607" w:author="Benton, Deon [2]" w:date="2022-09-12T10:01:00Z">
        <w:r w:rsidR="00B35236">
          <w:rPr>
            <w:rFonts w:ascii="Times New Roman" w:hAnsi="Times New Roman" w:cs="Times New Roman"/>
          </w:rPr>
          <w:t>as</w:t>
        </w:r>
        <w:r w:rsidR="00B35236" w:rsidRPr="00A70394">
          <w:rPr>
            <w:rFonts w:ascii="Times New Roman" w:hAnsi="Times New Roman" w:cs="Times New Roman"/>
          </w:rPr>
          <w:t xml:space="preserve"> </w:t>
        </w:r>
      </w:ins>
      <w:r w:rsidRPr="00A70394">
        <w:rPr>
          <w:rFonts w:ascii="Times New Roman" w:hAnsi="Times New Roman" w:cs="Times New Roman"/>
        </w:rPr>
        <w:t>the ratio of action-at-a-distance events involving objects</w:t>
      </w:r>
      <w:ins w:id="608" w:author="Benton, Deon [2]" w:date="2022-09-09T14:24:00Z">
        <w:r w:rsidR="00CC2D90">
          <w:rPr>
            <w:rFonts w:ascii="Times New Roman" w:hAnsi="Times New Roman" w:cs="Times New Roman"/>
          </w:rPr>
          <w:t xml:space="preserve"> increases</w:t>
        </w:r>
      </w:ins>
      <w:r w:rsidRPr="00A70394">
        <w:rPr>
          <w:rFonts w:ascii="Times New Roman" w:hAnsi="Times New Roman" w:cs="Times New Roman"/>
        </w:rPr>
        <w:t>, this would predict that infants</w:t>
      </w:r>
      <w:ins w:id="609" w:author="Benton, Deon [2]" w:date="2022-09-12T10:04:00Z">
        <w:r w:rsidR="00B2574B">
          <w:rPr>
            <w:rFonts w:ascii="Times New Roman" w:hAnsi="Times New Roman" w:cs="Times New Roman"/>
          </w:rPr>
          <w:t xml:space="preserve"> assigned to the Inanimate Object condition and</w:t>
        </w:r>
      </w:ins>
      <w:r w:rsidRPr="00A70394">
        <w:rPr>
          <w:rFonts w:ascii="Times New Roman" w:hAnsi="Times New Roman" w:cs="Times New Roman"/>
        </w:rPr>
        <w:t xml:space="preserve">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w:t>
      </w:r>
      <w:ins w:id="610" w:author="Benton, Deon [2]" w:date="2022-09-12T10:03:00Z">
        <w:r w:rsidR="00B35236">
          <w:rPr>
            <w:rFonts w:ascii="Times New Roman" w:hAnsi="Times New Roman" w:cs="Times New Roman"/>
          </w:rPr>
          <w:t>—perhaps through a training study—</w:t>
        </w:r>
      </w:ins>
      <w:r w:rsidRPr="00A70394">
        <w:rPr>
          <w:rFonts w:ascii="Times New Roman" w:hAnsi="Times New Roman" w:cs="Times New Roman"/>
        </w:rPr>
        <w:t xml:space="preserve">should </w:t>
      </w:r>
      <w:ins w:id="611" w:author="Benton, Deon [2]" w:date="2022-09-12T10:04:00Z">
        <w:r w:rsidR="00B2574B">
          <w:rPr>
            <w:rFonts w:ascii="Times New Roman" w:hAnsi="Times New Roman" w:cs="Times New Roman"/>
          </w:rPr>
          <w:t>also look less long at the No Contact</w:t>
        </w:r>
      </w:ins>
      <w:r w:rsidRPr="00A70394">
        <w:rPr>
          <w:rFonts w:ascii="Times New Roman" w:hAnsi="Times New Roman" w:cs="Times New Roman"/>
        </w:rPr>
        <w:t xml:space="preserve"> less of an increase in looking towards the No Contact test event than the Contact test event compared to children who are not visited in their homes over time. If it is shown that</w:t>
      </w:r>
      <w:ins w:id="612" w:author="Benton, Deon [2]" w:date="2022-09-12T10:13:00Z">
        <w:r w:rsidR="006F50AD">
          <w:rPr>
            <w:rFonts w:ascii="Times New Roman" w:hAnsi="Times New Roman" w:cs="Times New Roman"/>
          </w:rPr>
          <w:t xml:space="preserve"> the proposed associative-learning</w:t>
        </w:r>
      </w:ins>
      <w:ins w:id="613" w:author="Benton, Deon [2]" w:date="2022-09-12T10:28:00Z">
        <w:r w:rsidR="003B6C37">
          <w:rPr>
            <w:rFonts w:ascii="Times New Roman" w:hAnsi="Times New Roman" w:cs="Times New Roman"/>
          </w:rPr>
          <w:t xml:space="preserve"> mechanistic</w:t>
        </w:r>
      </w:ins>
      <w:ins w:id="614" w:author="Benton, Deon [2]" w:date="2022-09-12T10:13:00Z">
        <w:r w:rsidR="006F50AD">
          <w:rPr>
            <w:rFonts w:ascii="Times New Roman" w:hAnsi="Times New Roman" w:cs="Times New Roman"/>
          </w:rPr>
          <w:t xml:space="preserve"> account</w:t>
        </w:r>
      </w:ins>
      <w:ins w:id="615" w:author="Benton, Deon [2]" w:date="2022-09-12T10:28:00Z">
        <w:r w:rsidR="003B6C37">
          <w:rPr>
            <w:rFonts w:ascii="Times New Roman" w:hAnsi="Times New Roman" w:cs="Times New Roman"/>
          </w:rPr>
          <w:t>—</w:t>
        </w:r>
      </w:ins>
      <w:r w:rsidRPr="00A70394">
        <w:rPr>
          <w:rFonts w:ascii="Times New Roman" w:hAnsi="Times New Roman" w:cs="Times New Roman"/>
        </w:rPr>
        <w:t>as it is implemented in a connectionist computational model</w:t>
      </w:r>
      <w:del w:id="616" w:author="Benton, Deon [2]" w:date="2022-09-12T10:28:00Z">
        <w:r w:rsidRPr="00A70394" w:rsidDel="003B6C37">
          <w:rPr>
            <w:rFonts w:ascii="Times New Roman" w:hAnsi="Times New Roman" w:cs="Times New Roman"/>
          </w:rPr>
          <w:delText>--</w:delText>
        </w:r>
      </w:del>
      <w:ins w:id="617" w:author="Benton, Deon [2]" w:date="2022-09-12T10:28:00Z">
        <w:r w:rsidR="003B6C37">
          <w:rPr>
            <w:rFonts w:ascii="Times New Roman" w:hAnsi="Times New Roman" w:cs="Times New Roman"/>
          </w:rPr>
          <w:t>—</w:t>
        </w:r>
      </w:ins>
      <w:r w:rsidRPr="00A70394">
        <w:rPr>
          <w:rFonts w:ascii="Times New Roman" w:hAnsi="Times New Roman" w:cs="Times New Roman"/>
        </w:rPr>
        <w:t>is sufficient to account for infants' developing knowledge about the causal properties of people and objects, this</w:t>
      </w:r>
      <w:ins w:id="618" w:author="Benton, Deon [2]" w:date="2022-09-12T10:32:00Z">
        <w:r w:rsidR="0095530C">
          <w:rPr>
            <w:rFonts w:ascii="Times New Roman" w:hAnsi="Times New Roman" w:cs="Times New Roman"/>
          </w:rPr>
          <w:t xml:space="preserve"> will suggest that there is no need to posit the existence of </w:t>
        </w:r>
      </w:ins>
      <w:r w:rsidRPr="00A70394">
        <w:rPr>
          <w:rFonts w:ascii="Times New Roman" w:hAnsi="Times New Roman" w:cs="Times New Roman"/>
        </w:rPr>
        <w:t xml:space="preserve">Core Knowledge systems and innate knowledge to </w:t>
      </w:r>
      <w:ins w:id="619" w:author="Benton, Deon [2]" w:date="2022-09-12T10:32:00Z">
        <w:r w:rsidR="008778F3">
          <w:rPr>
            <w:rFonts w:ascii="Times New Roman" w:hAnsi="Times New Roman" w:cs="Times New Roman"/>
          </w:rPr>
          <w:t>explain</w:t>
        </w:r>
        <w:r w:rsidR="008778F3" w:rsidRPr="00A70394">
          <w:rPr>
            <w:rFonts w:ascii="Times New Roman" w:hAnsi="Times New Roman" w:cs="Times New Roman"/>
          </w:rPr>
          <w:t xml:space="preserve"> </w:t>
        </w:r>
      </w:ins>
      <w:r w:rsidRPr="00A70394">
        <w:rPr>
          <w:rFonts w:ascii="Times New Roman" w:hAnsi="Times New Roman" w:cs="Times New Roman"/>
        </w:rPr>
        <w:t xml:space="preserve"> infants'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14D29"/>
    <w:rsid w:val="0001720C"/>
    <w:rsid w:val="00020755"/>
    <w:rsid w:val="0004025D"/>
    <w:rsid w:val="00040E34"/>
    <w:rsid w:val="00044700"/>
    <w:rsid w:val="0004777C"/>
    <w:rsid w:val="0004790B"/>
    <w:rsid w:val="00062CE2"/>
    <w:rsid w:val="0006663C"/>
    <w:rsid w:val="00066746"/>
    <w:rsid w:val="00074CD9"/>
    <w:rsid w:val="00090221"/>
    <w:rsid w:val="000B2FB2"/>
    <w:rsid w:val="000E2865"/>
    <w:rsid w:val="000F72F2"/>
    <w:rsid w:val="001005FC"/>
    <w:rsid w:val="00103821"/>
    <w:rsid w:val="001055E6"/>
    <w:rsid w:val="00107297"/>
    <w:rsid w:val="001178DC"/>
    <w:rsid w:val="001201EB"/>
    <w:rsid w:val="00122A9A"/>
    <w:rsid w:val="0014022C"/>
    <w:rsid w:val="0014271F"/>
    <w:rsid w:val="001476CF"/>
    <w:rsid w:val="00150E94"/>
    <w:rsid w:val="001637C7"/>
    <w:rsid w:val="001653CD"/>
    <w:rsid w:val="00167645"/>
    <w:rsid w:val="00170C33"/>
    <w:rsid w:val="00172F60"/>
    <w:rsid w:val="001741DD"/>
    <w:rsid w:val="00174F24"/>
    <w:rsid w:val="00186F1C"/>
    <w:rsid w:val="001926BD"/>
    <w:rsid w:val="001B40D8"/>
    <w:rsid w:val="001E3B37"/>
    <w:rsid w:val="001E64D5"/>
    <w:rsid w:val="001F0E5C"/>
    <w:rsid w:val="00200DAB"/>
    <w:rsid w:val="00227D71"/>
    <w:rsid w:val="00231C13"/>
    <w:rsid w:val="00234556"/>
    <w:rsid w:val="00250B85"/>
    <w:rsid w:val="00264FF3"/>
    <w:rsid w:val="00266B83"/>
    <w:rsid w:val="00270CA6"/>
    <w:rsid w:val="002710B2"/>
    <w:rsid w:val="002929CF"/>
    <w:rsid w:val="002B4C1C"/>
    <w:rsid w:val="002B5D63"/>
    <w:rsid w:val="002D2BBE"/>
    <w:rsid w:val="002D4E1E"/>
    <w:rsid w:val="002D626B"/>
    <w:rsid w:val="002E022D"/>
    <w:rsid w:val="002E238C"/>
    <w:rsid w:val="002F5E41"/>
    <w:rsid w:val="00301A84"/>
    <w:rsid w:val="003037A6"/>
    <w:rsid w:val="00321D75"/>
    <w:rsid w:val="00323F5B"/>
    <w:rsid w:val="00333450"/>
    <w:rsid w:val="003479F2"/>
    <w:rsid w:val="00372FE9"/>
    <w:rsid w:val="00376454"/>
    <w:rsid w:val="0039039F"/>
    <w:rsid w:val="003A1DB7"/>
    <w:rsid w:val="003A3E82"/>
    <w:rsid w:val="003A5675"/>
    <w:rsid w:val="003A65C7"/>
    <w:rsid w:val="003B6C37"/>
    <w:rsid w:val="003D0B48"/>
    <w:rsid w:val="003D10D3"/>
    <w:rsid w:val="003D4F40"/>
    <w:rsid w:val="003D7B3E"/>
    <w:rsid w:val="003E1C9A"/>
    <w:rsid w:val="003E2377"/>
    <w:rsid w:val="003E3666"/>
    <w:rsid w:val="003E59C1"/>
    <w:rsid w:val="003E71D6"/>
    <w:rsid w:val="00401525"/>
    <w:rsid w:val="00406A8B"/>
    <w:rsid w:val="00412E1F"/>
    <w:rsid w:val="00416B0E"/>
    <w:rsid w:val="00437DF2"/>
    <w:rsid w:val="00444A29"/>
    <w:rsid w:val="004478D1"/>
    <w:rsid w:val="004538C1"/>
    <w:rsid w:val="00453DCC"/>
    <w:rsid w:val="0045708E"/>
    <w:rsid w:val="00474736"/>
    <w:rsid w:val="0048443F"/>
    <w:rsid w:val="00490F94"/>
    <w:rsid w:val="004A0C26"/>
    <w:rsid w:val="004A11EA"/>
    <w:rsid w:val="004B3F78"/>
    <w:rsid w:val="004C016A"/>
    <w:rsid w:val="004C7E52"/>
    <w:rsid w:val="004D38AE"/>
    <w:rsid w:val="004D4123"/>
    <w:rsid w:val="004F2EF9"/>
    <w:rsid w:val="00502F37"/>
    <w:rsid w:val="00504483"/>
    <w:rsid w:val="00505F33"/>
    <w:rsid w:val="00506C38"/>
    <w:rsid w:val="00515EFC"/>
    <w:rsid w:val="00521FCF"/>
    <w:rsid w:val="00527CF2"/>
    <w:rsid w:val="00540376"/>
    <w:rsid w:val="005508FE"/>
    <w:rsid w:val="005528AD"/>
    <w:rsid w:val="005532CA"/>
    <w:rsid w:val="00553E2C"/>
    <w:rsid w:val="005557D3"/>
    <w:rsid w:val="005715DF"/>
    <w:rsid w:val="00573D46"/>
    <w:rsid w:val="0057620E"/>
    <w:rsid w:val="00580AEE"/>
    <w:rsid w:val="005834A6"/>
    <w:rsid w:val="0059058F"/>
    <w:rsid w:val="00595C4D"/>
    <w:rsid w:val="005A0710"/>
    <w:rsid w:val="005A63E9"/>
    <w:rsid w:val="005B0DA3"/>
    <w:rsid w:val="005C0681"/>
    <w:rsid w:val="005C2DBC"/>
    <w:rsid w:val="005C5D2C"/>
    <w:rsid w:val="005C76C2"/>
    <w:rsid w:val="005D1486"/>
    <w:rsid w:val="005E4D4D"/>
    <w:rsid w:val="005F5330"/>
    <w:rsid w:val="00605DF4"/>
    <w:rsid w:val="00610E3F"/>
    <w:rsid w:val="00625CCF"/>
    <w:rsid w:val="00625D2F"/>
    <w:rsid w:val="00633273"/>
    <w:rsid w:val="00646DD6"/>
    <w:rsid w:val="00664393"/>
    <w:rsid w:val="00680FF8"/>
    <w:rsid w:val="006C0151"/>
    <w:rsid w:val="006C139F"/>
    <w:rsid w:val="006D489F"/>
    <w:rsid w:val="006E0854"/>
    <w:rsid w:val="006F50AD"/>
    <w:rsid w:val="007036EF"/>
    <w:rsid w:val="007114B1"/>
    <w:rsid w:val="007156F3"/>
    <w:rsid w:val="00716901"/>
    <w:rsid w:val="00720AC5"/>
    <w:rsid w:val="007261AA"/>
    <w:rsid w:val="00752982"/>
    <w:rsid w:val="00762D4E"/>
    <w:rsid w:val="00781055"/>
    <w:rsid w:val="007836F2"/>
    <w:rsid w:val="007920CC"/>
    <w:rsid w:val="007A11ED"/>
    <w:rsid w:val="007A52E2"/>
    <w:rsid w:val="007B1F34"/>
    <w:rsid w:val="007B54EE"/>
    <w:rsid w:val="007B7A2F"/>
    <w:rsid w:val="007C59D4"/>
    <w:rsid w:val="007E34B9"/>
    <w:rsid w:val="007E75BA"/>
    <w:rsid w:val="0082307B"/>
    <w:rsid w:val="00826370"/>
    <w:rsid w:val="00837A49"/>
    <w:rsid w:val="00843452"/>
    <w:rsid w:val="008744F1"/>
    <w:rsid w:val="008753C7"/>
    <w:rsid w:val="008766A9"/>
    <w:rsid w:val="008778F3"/>
    <w:rsid w:val="008961BC"/>
    <w:rsid w:val="008A1932"/>
    <w:rsid w:val="008A3148"/>
    <w:rsid w:val="008A7B33"/>
    <w:rsid w:val="008B74AA"/>
    <w:rsid w:val="008E0CE7"/>
    <w:rsid w:val="008E1727"/>
    <w:rsid w:val="008F0F78"/>
    <w:rsid w:val="008F119E"/>
    <w:rsid w:val="00917E36"/>
    <w:rsid w:val="009210AE"/>
    <w:rsid w:val="00925C23"/>
    <w:rsid w:val="009262F2"/>
    <w:rsid w:val="009448B5"/>
    <w:rsid w:val="0094766C"/>
    <w:rsid w:val="00952F87"/>
    <w:rsid w:val="009552E1"/>
    <w:rsid w:val="0095530C"/>
    <w:rsid w:val="00956E3C"/>
    <w:rsid w:val="00957090"/>
    <w:rsid w:val="009804FC"/>
    <w:rsid w:val="00980ADB"/>
    <w:rsid w:val="009A6F14"/>
    <w:rsid w:val="009B4587"/>
    <w:rsid w:val="009B756D"/>
    <w:rsid w:val="009D09BC"/>
    <w:rsid w:val="009D1AFC"/>
    <w:rsid w:val="009D7801"/>
    <w:rsid w:val="009E27F1"/>
    <w:rsid w:val="009E4543"/>
    <w:rsid w:val="009F372E"/>
    <w:rsid w:val="009F55CD"/>
    <w:rsid w:val="009F62CD"/>
    <w:rsid w:val="009F6864"/>
    <w:rsid w:val="00A005AA"/>
    <w:rsid w:val="00A0575D"/>
    <w:rsid w:val="00A071CD"/>
    <w:rsid w:val="00A100C9"/>
    <w:rsid w:val="00A13FDE"/>
    <w:rsid w:val="00A241C4"/>
    <w:rsid w:val="00A52C68"/>
    <w:rsid w:val="00A564DB"/>
    <w:rsid w:val="00A60FBB"/>
    <w:rsid w:val="00A70394"/>
    <w:rsid w:val="00A72F4B"/>
    <w:rsid w:val="00A77407"/>
    <w:rsid w:val="00A80DA2"/>
    <w:rsid w:val="00AA6A0E"/>
    <w:rsid w:val="00AB0CCB"/>
    <w:rsid w:val="00AB1C4D"/>
    <w:rsid w:val="00AB46B4"/>
    <w:rsid w:val="00AB4C81"/>
    <w:rsid w:val="00AB500A"/>
    <w:rsid w:val="00AC1514"/>
    <w:rsid w:val="00AC7BEF"/>
    <w:rsid w:val="00AF33D7"/>
    <w:rsid w:val="00AF7A24"/>
    <w:rsid w:val="00B004A5"/>
    <w:rsid w:val="00B00E1F"/>
    <w:rsid w:val="00B136EA"/>
    <w:rsid w:val="00B2574B"/>
    <w:rsid w:val="00B30F97"/>
    <w:rsid w:val="00B35236"/>
    <w:rsid w:val="00B37EB1"/>
    <w:rsid w:val="00B43ACA"/>
    <w:rsid w:val="00B44E45"/>
    <w:rsid w:val="00B56250"/>
    <w:rsid w:val="00B625B4"/>
    <w:rsid w:val="00B64031"/>
    <w:rsid w:val="00B66D8F"/>
    <w:rsid w:val="00B70080"/>
    <w:rsid w:val="00B765BA"/>
    <w:rsid w:val="00B76AC1"/>
    <w:rsid w:val="00B82E64"/>
    <w:rsid w:val="00B87B81"/>
    <w:rsid w:val="00B962D5"/>
    <w:rsid w:val="00B96FF9"/>
    <w:rsid w:val="00BA04F1"/>
    <w:rsid w:val="00BB0E65"/>
    <w:rsid w:val="00BC043A"/>
    <w:rsid w:val="00BD1A65"/>
    <w:rsid w:val="00BD283E"/>
    <w:rsid w:val="00BD75C7"/>
    <w:rsid w:val="00BE6EC2"/>
    <w:rsid w:val="00BF30D4"/>
    <w:rsid w:val="00C1016A"/>
    <w:rsid w:val="00C171BD"/>
    <w:rsid w:val="00C23D75"/>
    <w:rsid w:val="00C6191F"/>
    <w:rsid w:val="00C63106"/>
    <w:rsid w:val="00C81CB8"/>
    <w:rsid w:val="00C9189A"/>
    <w:rsid w:val="00CA0955"/>
    <w:rsid w:val="00CA2889"/>
    <w:rsid w:val="00CB7AC5"/>
    <w:rsid w:val="00CC1131"/>
    <w:rsid w:val="00CC2D90"/>
    <w:rsid w:val="00CD4F98"/>
    <w:rsid w:val="00CE4F5A"/>
    <w:rsid w:val="00CF1F50"/>
    <w:rsid w:val="00CF4DC0"/>
    <w:rsid w:val="00D13F38"/>
    <w:rsid w:val="00D2549A"/>
    <w:rsid w:val="00D50BB2"/>
    <w:rsid w:val="00D550A1"/>
    <w:rsid w:val="00D57A7D"/>
    <w:rsid w:val="00D60254"/>
    <w:rsid w:val="00D70993"/>
    <w:rsid w:val="00DA0F2F"/>
    <w:rsid w:val="00DA7DF7"/>
    <w:rsid w:val="00DC1E5A"/>
    <w:rsid w:val="00DC6055"/>
    <w:rsid w:val="00DD0919"/>
    <w:rsid w:val="00DD24FB"/>
    <w:rsid w:val="00DD45CF"/>
    <w:rsid w:val="00DE417B"/>
    <w:rsid w:val="00DE4F57"/>
    <w:rsid w:val="00DE7A45"/>
    <w:rsid w:val="00DF1439"/>
    <w:rsid w:val="00E03C03"/>
    <w:rsid w:val="00E0427F"/>
    <w:rsid w:val="00E15FED"/>
    <w:rsid w:val="00E33D0E"/>
    <w:rsid w:val="00E35E9B"/>
    <w:rsid w:val="00E364AA"/>
    <w:rsid w:val="00E55E35"/>
    <w:rsid w:val="00E57BAE"/>
    <w:rsid w:val="00E61AA2"/>
    <w:rsid w:val="00E6327B"/>
    <w:rsid w:val="00E64AB4"/>
    <w:rsid w:val="00E8472F"/>
    <w:rsid w:val="00EA67B5"/>
    <w:rsid w:val="00EB4485"/>
    <w:rsid w:val="00EC1091"/>
    <w:rsid w:val="00ED6D9D"/>
    <w:rsid w:val="00EE72C8"/>
    <w:rsid w:val="00EF05A7"/>
    <w:rsid w:val="00EF0F40"/>
    <w:rsid w:val="00F12065"/>
    <w:rsid w:val="00F13558"/>
    <w:rsid w:val="00F217C0"/>
    <w:rsid w:val="00F3149E"/>
    <w:rsid w:val="00F32CD6"/>
    <w:rsid w:val="00F46C1D"/>
    <w:rsid w:val="00F47D7B"/>
    <w:rsid w:val="00F5520C"/>
    <w:rsid w:val="00F60949"/>
    <w:rsid w:val="00F628A4"/>
    <w:rsid w:val="00F719D2"/>
    <w:rsid w:val="00F7238D"/>
    <w:rsid w:val="00F90BCC"/>
    <w:rsid w:val="00F972AE"/>
    <w:rsid w:val="00FA279E"/>
    <w:rsid w:val="00FA42E9"/>
    <w:rsid w:val="00FB085C"/>
    <w:rsid w:val="00FB0E04"/>
    <w:rsid w:val="00FC06D9"/>
    <w:rsid w:val="00FC29E7"/>
    <w:rsid w:val="00FC3914"/>
    <w:rsid w:val="00FD6BEE"/>
    <w:rsid w:val="00FE051E"/>
    <w:rsid w:val="00FE2C61"/>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8</Pages>
  <Words>7110</Words>
  <Characters>40529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37</cp:revision>
  <dcterms:created xsi:type="dcterms:W3CDTF">2022-09-13T22:01:00Z</dcterms:created>
  <dcterms:modified xsi:type="dcterms:W3CDTF">2022-09-19T16:04:00Z</dcterms:modified>
</cp:coreProperties>
</file>